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95C18" w14:textId="7239B21D" w:rsidR="00D47ABC" w:rsidRPr="003E5BA1" w:rsidRDefault="000971FC" w:rsidP="003E5BA1">
      <w:pPr>
        <w:spacing w:line="360" w:lineRule="auto"/>
        <w:jc w:val="both"/>
        <w:rPr>
          <w:rFonts w:ascii="Times New Roman" w:eastAsia="Times New Roman" w:hAnsi="Times New Roman" w:cs="Times New Roman"/>
          <w:b/>
          <w:color w:val="000000"/>
          <w:sz w:val="24"/>
          <w:szCs w:val="24"/>
        </w:rPr>
      </w:pPr>
      <w:bookmarkStart w:id="0" w:name="_Hlk143442424"/>
      <w:bookmarkStart w:id="1" w:name="_Hlk202281408"/>
      <w:bookmarkStart w:id="2" w:name="_Hlk194925155"/>
      <w:r w:rsidRPr="003E5BA1">
        <w:rPr>
          <w:rFonts w:ascii="Times New Roman" w:hAnsi="Times New Roman" w:cs="Times New Roman"/>
          <w:noProof/>
          <w:sz w:val="24"/>
          <w:szCs w:val="24"/>
          <w:lang w:eastAsia="en-US"/>
        </w:rPr>
        <mc:AlternateContent>
          <mc:Choice Requires="wps">
            <w:drawing>
              <wp:anchor distT="0" distB="0" distL="114300" distR="114300" simplePos="0" relativeHeight="251660288" behindDoc="0" locked="0" layoutInCell="1" allowOverlap="1" wp14:anchorId="44D2708A" wp14:editId="58343CEA">
                <wp:simplePos x="0" y="0"/>
                <wp:positionH relativeFrom="page">
                  <wp:posOffset>6206490</wp:posOffset>
                </wp:positionH>
                <wp:positionV relativeFrom="page">
                  <wp:posOffset>261620</wp:posOffset>
                </wp:positionV>
                <wp:extent cx="1503045" cy="10243820"/>
                <wp:effectExtent l="0" t="0" r="1905" b="5080"/>
                <wp:wrapNone/>
                <wp:docPr id="37" name="Rectangle 37"/>
                <wp:cNvGraphicFramePr/>
                <a:graphic xmlns:a="http://schemas.openxmlformats.org/drawingml/2006/main">
                  <a:graphicData uri="http://schemas.microsoft.com/office/word/2010/wordprocessingShape">
                    <wps:wsp>
                      <wps:cNvSpPr/>
                      <wps:spPr>
                        <a:xfrm>
                          <a:off x="0" y="0"/>
                          <a:ext cx="1503045" cy="10243820"/>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1F9156" w14:textId="77777777" w:rsidR="00D47ABC" w:rsidRDefault="00D47ABC">
                            <w:pPr>
                              <w:pStyle w:val="Subtitle"/>
                              <w:rPr>
                                <w:rFonts w:cstheme="minorBidi"/>
                                <w:color w:val="FFFFFF" w:themeColor="background1"/>
                              </w:rPr>
                            </w:pPr>
                          </w:p>
                          <w:p w14:paraId="3D17497D" w14:textId="77777777" w:rsidR="00D47ABC" w:rsidRDefault="00D47ABC">
                            <w:pPr>
                              <w:pStyle w:val="Subtitle"/>
                              <w:rPr>
                                <w:rFonts w:cstheme="minorBidi"/>
                                <w:color w:val="FFFFFF" w:themeColor="background1"/>
                              </w:rPr>
                            </w:pPr>
                          </w:p>
                          <w:p w14:paraId="416B118F" w14:textId="77777777" w:rsidR="00D47ABC" w:rsidRDefault="00D47ABC">
                            <w:pPr>
                              <w:pStyle w:val="Subtitle"/>
                              <w:rPr>
                                <w:rFonts w:cstheme="minorBidi"/>
                                <w:color w:val="FFFFFF" w:themeColor="background1"/>
                              </w:rPr>
                            </w:pPr>
                          </w:p>
                          <w:p w14:paraId="438D69EC" w14:textId="77777777" w:rsidR="00D47ABC" w:rsidRDefault="00D47ABC">
                            <w:pPr>
                              <w:pStyle w:val="Subtitle"/>
                              <w:rPr>
                                <w:rFonts w:cstheme="minorBidi"/>
                                <w:color w:val="FFFFFF" w:themeColor="background1"/>
                              </w:rPr>
                            </w:pPr>
                          </w:p>
                          <w:p w14:paraId="23256DCF" w14:textId="77777777" w:rsidR="00D47ABC" w:rsidRDefault="000971FC">
                            <w:pPr>
                              <w:ind w:left="142"/>
                              <w:rPr>
                                <w:rFonts w:ascii="ElGar" w:hAnsi="ElGar" w:cs="Arial"/>
                                <w:i/>
                                <w:color w:val="808000"/>
                                <w:sz w:val="28"/>
                                <w:lang w:val="fr-FR"/>
                              </w:rPr>
                            </w:pPr>
                            <w:r>
                              <w:rPr>
                                <w:noProof/>
                                <w:lang w:eastAsia="en-US"/>
                              </w:rPr>
                              <w:drawing>
                                <wp:inline distT="0" distB="0" distL="0" distR="0" wp14:anchorId="74C9D930" wp14:editId="7E9E00DE">
                                  <wp:extent cx="883920" cy="1223010"/>
                                  <wp:effectExtent l="0" t="0" r="11430" b="15240"/>
                                  <wp:docPr id="2123794704" name="Picture 1" descr="logo INES vert"/>
                                  <wp:cNvGraphicFramePr/>
                                  <a:graphic xmlns:a="http://schemas.openxmlformats.org/drawingml/2006/main">
                                    <a:graphicData uri="http://schemas.openxmlformats.org/drawingml/2006/picture">
                                      <pic:pic xmlns:pic="http://schemas.openxmlformats.org/drawingml/2006/picture">
                                        <pic:nvPicPr>
                                          <pic:cNvPr id="14" name="Picture 1" descr="logo INES vert"/>
                                          <pic:cNvPicPr/>
                                        </pic:nvPicPr>
                                        <pic:blipFill>
                                          <a:blip r:embed="rId9" cstate="print">
                                            <a:lum bright="-29000" contrast="47000"/>
                                          </a:blip>
                                          <a:srcRect/>
                                          <a:stretch>
                                            <a:fillRect/>
                                          </a:stretch>
                                        </pic:blipFill>
                                        <pic:spPr>
                                          <a:xfrm>
                                            <a:off x="0" y="0"/>
                                            <a:ext cx="883920" cy="1223010"/>
                                          </a:xfrm>
                                          <a:prstGeom prst="rect">
                                            <a:avLst/>
                                          </a:prstGeom>
                                          <a:noFill/>
                                          <a:scene3d>
                                            <a:camera prst="orthographicFront">
                                              <a:rot lat="0" lon="0" rev="0"/>
                                            </a:camera>
                                            <a:lightRig rig="threePt" dir="t"/>
                                          </a:scene3d>
                                        </pic:spPr>
                                      </pic:pic>
                                    </a:graphicData>
                                  </a:graphic>
                                </wp:inline>
                              </w:drawing>
                            </w:r>
                          </w:p>
                          <w:p w14:paraId="6DF26754" w14:textId="77777777" w:rsidR="00D47ABC" w:rsidRDefault="000971FC">
                            <w:pPr>
                              <w:ind w:left="284"/>
                              <w:rPr>
                                <w:rFonts w:ascii="Times New Roman" w:hAnsi="Times New Roman"/>
                                <w:sz w:val="28"/>
                                <w:szCs w:val="28"/>
                                <w:lang w:val="fr-FR"/>
                              </w:rPr>
                            </w:pPr>
                            <w:r>
                              <w:rPr>
                                <w:rFonts w:ascii="ElGar" w:hAnsi="ElGar" w:cs="Arial"/>
                                <w:i/>
                                <w:color w:val="808000"/>
                                <w:sz w:val="28"/>
                                <w:szCs w:val="28"/>
                                <w:lang w:val="fr-FR"/>
                              </w:rPr>
                              <w:t>Scientia et Lux</w:t>
                            </w:r>
                          </w:p>
                          <w:p w14:paraId="0772E626" w14:textId="77777777" w:rsidR="00D47ABC" w:rsidRDefault="00D47ABC">
                            <w:pPr>
                              <w:pStyle w:val="Subtitle"/>
                              <w:rPr>
                                <w:rFonts w:cstheme="minorBidi"/>
                                <w:color w:val="FFFFFF" w:themeColor="background1"/>
                                <w:lang w:val="fr-CA"/>
                              </w:rPr>
                            </w:pPr>
                          </w:p>
                          <w:p w14:paraId="5DF3F12E" w14:textId="77777777" w:rsidR="00D47ABC" w:rsidRDefault="00D47ABC">
                            <w:pPr>
                              <w:pStyle w:val="Subtitle"/>
                              <w:rPr>
                                <w:rFonts w:cstheme="minorBidi"/>
                                <w:color w:val="FFFFFF" w:themeColor="background1"/>
                                <w:lang w:val="fr-CA"/>
                              </w:rPr>
                            </w:pPr>
                          </w:p>
                          <w:p w14:paraId="72786672" w14:textId="77777777" w:rsidR="00D47ABC" w:rsidRDefault="00D47ABC">
                            <w:pPr>
                              <w:pStyle w:val="Subtitle"/>
                              <w:rPr>
                                <w:rFonts w:cstheme="minorBidi"/>
                                <w:color w:val="FFFFFF" w:themeColor="background1"/>
                                <w:lang w:val="fr-CA"/>
                              </w:rPr>
                            </w:pPr>
                          </w:p>
                          <w:p w14:paraId="0FFF2378" w14:textId="77777777" w:rsidR="00D47ABC" w:rsidRDefault="00D47ABC">
                            <w:pPr>
                              <w:pStyle w:val="Subtitle"/>
                              <w:rPr>
                                <w:rFonts w:cstheme="minorBidi"/>
                                <w:color w:val="FFFFFF" w:themeColor="background1"/>
                                <w:lang w:val="fr-CA"/>
                              </w:rPr>
                            </w:pPr>
                          </w:p>
                          <w:p w14:paraId="4A007667" w14:textId="77777777" w:rsidR="00D47ABC" w:rsidRDefault="00D47ABC">
                            <w:pPr>
                              <w:pStyle w:val="Subtitle"/>
                              <w:rPr>
                                <w:rFonts w:cstheme="minorBidi"/>
                                <w:color w:val="FFFFFF" w:themeColor="background1"/>
                                <w:lang w:val="fr-CA"/>
                              </w:rPr>
                            </w:pPr>
                          </w:p>
                          <w:p w14:paraId="0ECB3605" w14:textId="77777777" w:rsidR="00D47ABC" w:rsidRDefault="00D47ABC">
                            <w:pPr>
                              <w:pStyle w:val="Subtitle"/>
                              <w:rPr>
                                <w:rFonts w:cstheme="minorBidi"/>
                                <w:color w:val="FFFFFF" w:themeColor="background1"/>
                                <w:lang w:val="fr-CA"/>
                              </w:rPr>
                            </w:pPr>
                          </w:p>
                          <w:p w14:paraId="24E4272C" w14:textId="77777777" w:rsidR="00D47ABC" w:rsidRDefault="00D47ABC">
                            <w:pPr>
                              <w:pStyle w:val="Subtitle"/>
                              <w:rPr>
                                <w:rFonts w:cstheme="minorBidi"/>
                                <w:color w:val="FFFFFF" w:themeColor="background1"/>
                                <w:lang w:val="fr-CA"/>
                              </w:rPr>
                            </w:pPr>
                          </w:p>
                          <w:p w14:paraId="5FBF9627" w14:textId="77777777" w:rsidR="00D47ABC" w:rsidRDefault="00D47ABC">
                            <w:pPr>
                              <w:pStyle w:val="Subtitle"/>
                              <w:rPr>
                                <w:rFonts w:cstheme="minorBidi"/>
                                <w:color w:val="FFFFFF" w:themeColor="background1"/>
                                <w:lang w:val="fr-CA"/>
                              </w:rPr>
                            </w:pPr>
                          </w:p>
                          <w:p w14:paraId="53F047D5" w14:textId="77777777" w:rsidR="00D47ABC" w:rsidRDefault="00D47ABC">
                            <w:pPr>
                              <w:pStyle w:val="Subtitle"/>
                              <w:rPr>
                                <w:rFonts w:cstheme="minorBidi"/>
                                <w:color w:val="FFFFFF" w:themeColor="background1"/>
                                <w:lang w:val="fr-CA"/>
                              </w:rPr>
                            </w:pPr>
                          </w:p>
                          <w:p w14:paraId="4400A546" w14:textId="77777777" w:rsidR="00D47ABC" w:rsidRDefault="00D47ABC">
                            <w:pPr>
                              <w:pStyle w:val="Subtitle"/>
                              <w:rPr>
                                <w:rFonts w:cstheme="minorBidi"/>
                                <w:color w:val="FFFFFF" w:themeColor="background1"/>
                                <w:lang w:val="fr-CA"/>
                              </w:rPr>
                            </w:pPr>
                          </w:p>
                          <w:p w14:paraId="67D141AC" w14:textId="77777777" w:rsidR="00D47ABC" w:rsidRDefault="00D47ABC">
                            <w:pPr>
                              <w:pStyle w:val="Subtitle"/>
                              <w:rPr>
                                <w:rFonts w:cstheme="minorBidi"/>
                                <w:color w:val="FFFFFF" w:themeColor="background1"/>
                                <w:lang w:val="fr-CA"/>
                              </w:rPr>
                            </w:pPr>
                          </w:p>
                          <w:p w14:paraId="61D15C1E" w14:textId="77777777" w:rsidR="00D47ABC" w:rsidRDefault="00D47ABC">
                            <w:pPr>
                              <w:pStyle w:val="Subtitle"/>
                              <w:rPr>
                                <w:rFonts w:cstheme="minorBidi"/>
                                <w:color w:val="FFFFFF" w:themeColor="background1"/>
                                <w:lang w:val="fr-CA"/>
                              </w:rPr>
                            </w:pPr>
                          </w:p>
                          <w:p w14:paraId="37C7D5AC" w14:textId="77777777" w:rsidR="00D47ABC" w:rsidRDefault="00D47ABC">
                            <w:pPr>
                              <w:pStyle w:val="Subtitle"/>
                              <w:rPr>
                                <w:rFonts w:cstheme="minorBidi"/>
                                <w:color w:val="FFFFFF" w:themeColor="background1"/>
                                <w:lang w:val="fr-CA"/>
                              </w:rPr>
                            </w:pPr>
                          </w:p>
                          <w:p w14:paraId="085CFB1C" w14:textId="77777777" w:rsidR="00D47ABC" w:rsidRDefault="00D47ABC">
                            <w:pPr>
                              <w:pStyle w:val="Subtitle"/>
                              <w:rPr>
                                <w:rFonts w:cstheme="minorBidi"/>
                                <w:color w:val="FFFFFF" w:themeColor="background1"/>
                                <w:lang w:val="fr-CA"/>
                              </w:rPr>
                            </w:pPr>
                          </w:p>
                          <w:p w14:paraId="721A098E" w14:textId="77777777" w:rsidR="00D47ABC" w:rsidRDefault="00D47ABC">
                            <w:pPr>
                              <w:pStyle w:val="Subtitle"/>
                              <w:rPr>
                                <w:rFonts w:cstheme="minorBidi"/>
                                <w:color w:val="FFFFFF" w:themeColor="background1"/>
                                <w:lang w:val="fr-CA"/>
                              </w:rPr>
                            </w:pPr>
                          </w:p>
                          <w:p w14:paraId="6BED891D" w14:textId="77777777" w:rsidR="00D47ABC" w:rsidRDefault="00D47ABC">
                            <w:pPr>
                              <w:pStyle w:val="Subtitle"/>
                              <w:rPr>
                                <w:rFonts w:cstheme="minorBidi"/>
                                <w:color w:val="FFFFFF" w:themeColor="background1"/>
                                <w:lang w:val="fr-CA"/>
                              </w:rPr>
                            </w:pPr>
                          </w:p>
                          <w:p w14:paraId="12B2198B" w14:textId="77777777" w:rsidR="00D47ABC" w:rsidRDefault="00D47ABC">
                            <w:pPr>
                              <w:pStyle w:val="NoSpacing"/>
                              <w:spacing w:line="360" w:lineRule="auto"/>
                              <w:ind w:left="284"/>
                              <w:rPr>
                                <w:rFonts w:ascii="Times New Roman" w:hAnsi="Times New Roman"/>
                                <w:color w:val="000000" w:themeColor="text1"/>
                                <w:lang w:val="fr-FR"/>
                              </w:rPr>
                            </w:pPr>
                          </w:p>
                          <w:p w14:paraId="558AB4A6" w14:textId="77777777" w:rsidR="00D47ABC" w:rsidRDefault="00D47ABC">
                            <w:pPr>
                              <w:pStyle w:val="NoSpacing"/>
                              <w:spacing w:line="360" w:lineRule="auto"/>
                              <w:ind w:left="284"/>
                              <w:rPr>
                                <w:rFonts w:ascii="Times New Roman" w:hAnsi="Times New Roman"/>
                                <w:color w:val="000000" w:themeColor="text1"/>
                                <w:lang w:val="fr-FR"/>
                              </w:rPr>
                            </w:pPr>
                          </w:p>
                          <w:p w14:paraId="45412543" w14:textId="77777777" w:rsidR="00D47ABC" w:rsidRDefault="00D47ABC">
                            <w:pPr>
                              <w:pStyle w:val="NoSpacing"/>
                              <w:spacing w:line="360" w:lineRule="auto"/>
                              <w:ind w:left="284"/>
                              <w:rPr>
                                <w:rFonts w:ascii="Times New Roman" w:hAnsi="Times New Roman"/>
                                <w:color w:val="000000" w:themeColor="text1"/>
                                <w:lang w:val="fr-FR"/>
                              </w:rPr>
                            </w:pPr>
                          </w:p>
                          <w:p w14:paraId="6F3F56D3" w14:textId="77777777" w:rsidR="00D47ABC" w:rsidRDefault="00D47ABC">
                            <w:pPr>
                              <w:pStyle w:val="NoSpacing"/>
                              <w:spacing w:line="360" w:lineRule="auto"/>
                              <w:ind w:left="284"/>
                              <w:rPr>
                                <w:rFonts w:ascii="Times New Roman" w:hAnsi="Times New Roman"/>
                                <w:color w:val="000000" w:themeColor="text1"/>
                                <w:lang w:val="fr-FR"/>
                              </w:rPr>
                            </w:pPr>
                          </w:p>
                          <w:p w14:paraId="6BF2D489" w14:textId="77777777" w:rsidR="00D47ABC" w:rsidRDefault="00D47ABC">
                            <w:pPr>
                              <w:pStyle w:val="NoSpacing"/>
                              <w:spacing w:line="360" w:lineRule="auto"/>
                              <w:ind w:left="284"/>
                              <w:rPr>
                                <w:rFonts w:ascii="Times New Roman" w:hAnsi="Times New Roman"/>
                                <w:color w:val="000000" w:themeColor="text1"/>
                                <w:lang w:val="fr-FR"/>
                              </w:rPr>
                            </w:pPr>
                          </w:p>
                          <w:p w14:paraId="5DD07D96" w14:textId="77777777" w:rsidR="00D47ABC" w:rsidRDefault="00D47ABC">
                            <w:pPr>
                              <w:pStyle w:val="NoSpacing"/>
                              <w:spacing w:line="360" w:lineRule="auto"/>
                              <w:ind w:left="284"/>
                              <w:rPr>
                                <w:rFonts w:ascii="Times New Roman" w:hAnsi="Times New Roman"/>
                                <w:color w:val="000000" w:themeColor="text1"/>
                                <w:lang w:val="fr-FR"/>
                              </w:rPr>
                            </w:pPr>
                          </w:p>
                          <w:p w14:paraId="226EBA09" w14:textId="77777777" w:rsidR="00D47ABC" w:rsidRDefault="000971FC">
                            <w:pPr>
                              <w:pStyle w:val="NoSpacing"/>
                              <w:spacing w:line="360" w:lineRule="auto"/>
                              <w:ind w:left="284"/>
                              <w:rPr>
                                <w:rFonts w:ascii="Times New Roman" w:hAnsi="Times New Roman"/>
                                <w:color w:val="000000" w:themeColor="text1"/>
                                <w:lang w:val="fr-FR"/>
                              </w:rPr>
                            </w:pPr>
                            <w:r>
                              <w:rPr>
                                <w:rFonts w:ascii="Times New Roman" w:hAnsi="Times New Roman"/>
                                <w:color w:val="000000" w:themeColor="text1"/>
                                <w:lang w:val="fr-FR"/>
                              </w:rPr>
                              <w:t xml:space="preserve">B.P. 155 </w:t>
                            </w:r>
                          </w:p>
                          <w:p w14:paraId="0CE3BD3F" w14:textId="77777777" w:rsidR="00D47ABC" w:rsidRDefault="000971FC">
                            <w:pPr>
                              <w:pStyle w:val="NoSpacing"/>
                              <w:spacing w:line="360" w:lineRule="auto"/>
                              <w:ind w:left="284"/>
                              <w:rPr>
                                <w:rFonts w:ascii="Times New Roman" w:hAnsi="Times New Roman"/>
                                <w:color w:val="000000" w:themeColor="text1"/>
                                <w:lang w:val="fr-FR"/>
                              </w:rPr>
                            </w:pPr>
                            <w:r>
                              <w:rPr>
                                <w:rFonts w:ascii="Times New Roman" w:hAnsi="Times New Roman"/>
                                <w:color w:val="000000" w:themeColor="text1"/>
                                <w:lang w:val="fr-FR"/>
                              </w:rPr>
                              <w:t>Ruhengeri</w:t>
                            </w:r>
                          </w:p>
                          <w:p w14:paraId="17DFC26D" w14:textId="77777777" w:rsidR="00D47ABC" w:rsidRDefault="000971FC">
                            <w:pPr>
                              <w:pStyle w:val="NoSpacing"/>
                              <w:spacing w:line="360" w:lineRule="auto"/>
                              <w:ind w:left="284"/>
                              <w:rPr>
                                <w:rFonts w:ascii="Times New Roman" w:hAnsi="Times New Roman"/>
                                <w:color w:val="000000" w:themeColor="text1"/>
                                <w:lang w:val="fr-FR"/>
                              </w:rPr>
                            </w:pPr>
                            <w:r>
                              <w:rPr>
                                <w:rFonts w:ascii="Times New Roman" w:hAnsi="Times New Roman"/>
                                <w:color w:val="000000" w:themeColor="text1"/>
                                <w:lang w:val="fr-FR"/>
                              </w:rPr>
                              <w:t>Rwanda</w:t>
                            </w:r>
                          </w:p>
                          <w:p w14:paraId="7E328D56" w14:textId="77777777" w:rsidR="00D47ABC" w:rsidRDefault="000971FC">
                            <w:pPr>
                              <w:pStyle w:val="NoSpacing"/>
                              <w:spacing w:line="360" w:lineRule="auto"/>
                              <w:ind w:left="284"/>
                              <w:jc w:val="both"/>
                              <w:rPr>
                                <w:rFonts w:ascii="Times New Roman" w:hAnsi="Times New Roman"/>
                                <w:color w:val="000000" w:themeColor="text1"/>
                                <w:lang w:val="fr-FR"/>
                              </w:rPr>
                            </w:pPr>
                            <w:r>
                              <w:rPr>
                                <w:rFonts w:ascii="Times New Roman" w:hAnsi="Times New Roman"/>
                                <w:b/>
                                <w:bCs/>
                                <w:color w:val="000000" w:themeColor="text1"/>
                                <w:lang w:val="fr-FR"/>
                              </w:rPr>
                              <w:t>T</w:t>
                            </w:r>
                            <w:r>
                              <w:rPr>
                                <w:rFonts w:ascii="Times New Roman" w:hAnsi="Times New Roman"/>
                                <w:color w:val="000000" w:themeColor="text1"/>
                                <w:lang w:val="fr-FR"/>
                              </w:rPr>
                              <w:t xml:space="preserve"> : +250 788 90 30 30 </w:t>
                            </w:r>
                          </w:p>
                          <w:p w14:paraId="74650FDB" w14:textId="77777777" w:rsidR="00D47ABC" w:rsidRDefault="000971FC">
                            <w:pPr>
                              <w:pStyle w:val="NoSpacing"/>
                              <w:spacing w:line="360" w:lineRule="auto"/>
                              <w:ind w:left="284"/>
                              <w:jc w:val="both"/>
                              <w:rPr>
                                <w:rFonts w:ascii="Times New Roman" w:hAnsi="Times New Roman"/>
                                <w:color w:val="000000" w:themeColor="text1"/>
                                <w:lang w:val="fr-FR"/>
                              </w:rPr>
                            </w:pPr>
                            <w:r>
                              <w:rPr>
                                <w:rFonts w:ascii="Times New Roman" w:hAnsi="Times New Roman"/>
                                <w:color w:val="000000" w:themeColor="text1"/>
                                <w:lang w:val="fr-FR"/>
                              </w:rPr>
                              <w:t>  : +250 788 90 30 32</w:t>
                            </w:r>
                          </w:p>
                          <w:p w14:paraId="641E28E3" w14:textId="77777777" w:rsidR="00D47ABC" w:rsidRDefault="000971FC">
                            <w:pPr>
                              <w:pStyle w:val="NoSpacing"/>
                              <w:spacing w:line="360" w:lineRule="auto"/>
                              <w:ind w:left="284"/>
                              <w:jc w:val="both"/>
                              <w:rPr>
                                <w:rFonts w:ascii="Times New Roman" w:hAnsi="Times New Roman"/>
                                <w:color w:val="000000" w:themeColor="text1"/>
                                <w:sz w:val="16"/>
                                <w:szCs w:val="16"/>
                                <w:lang w:val="fr-FR"/>
                              </w:rPr>
                            </w:pPr>
                            <w:r>
                              <w:rPr>
                                <w:rFonts w:ascii="Times New Roman" w:hAnsi="Times New Roman"/>
                                <w:b/>
                                <w:bCs/>
                                <w:color w:val="000000" w:themeColor="text1"/>
                                <w:lang w:val="fr-FR"/>
                              </w:rPr>
                              <w:t>E</w:t>
                            </w:r>
                            <w:r>
                              <w:rPr>
                                <w:rFonts w:ascii="Times New Roman" w:hAnsi="Times New Roman"/>
                                <w:color w:val="000000" w:themeColor="text1"/>
                                <w:lang w:val="fr-FR"/>
                              </w:rPr>
                              <w:t> : info@ines.ac.rw</w:t>
                            </w:r>
                          </w:p>
                          <w:p w14:paraId="74136EB1" w14:textId="77777777" w:rsidR="00D47ABC" w:rsidRDefault="00D47ABC">
                            <w:pPr>
                              <w:pStyle w:val="Subtitle"/>
                              <w:rPr>
                                <w:rFonts w:cstheme="minorBidi"/>
                                <w:color w:val="FFFFFF" w:themeColor="background1"/>
                                <w:lang w:val="fr-CA"/>
                              </w:rPr>
                            </w:pPr>
                          </w:p>
                          <w:p w14:paraId="288A8186" w14:textId="77777777" w:rsidR="00D47ABC" w:rsidRDefault="00D47ABC">
                            <w:pPr>
                              <w:pStyle w:val="Subtitle"/>
                              <w:rPr>
                                <w:rFonts w:cstheme="minorBidi"/>
                                <w:color w:val="FFFFFF" w:themeColor="background1"/>
                                <w:lang w:val="fr-CA"/>
                              </w:rPr>
                            </w:pPr>
                          </w:p>
                          <w:p w14:paraId="6497CA05" w14:textId="77777777" w:rsidR="00D47ABC" w:rsidRDefault="00D47ABC">
                            <w:pPr>
                              <w:pStyle w:val="Subtitle"/>
                              <w:rPr>
                                <w:rFonts w:cstheme="minorBidi"/>
                                <w:color w:val="FFFFFF" w:themeColor="background1"/>
                                <w:lang w:val="fr-CA"/>
                              </w:rPr>
                            </w:pPr>
                          </w:p>
                          <w:p w14:paraId="2E2E0194" w14:textId="77777777" w:rsidR="00D47ABC" w:rsidRDefault="00D47ABC">
                            <w:pPr>
                              <w:pStyle w:val="Subtitle"/>
                              <w:rPr>
                                <w:rFonts w:cstheme="minorBidi"/>
                                <w:color w:val="FFFFFF" w:themeColor="background1"/>
                                <w:lang w:val="fr-CA"/>
                              </w:rPr>
                            </w:pPr>
                          </w:p>
                          <w:p w14:paraId="35FF437D" w14:textId="77777777" w:rsidR="00D47ABC" w:rsidRDefault="00D47ABC">
                            <w:pPr>
                              <w:pStyle w:val="Subtitle"/>
                              <w:rPr>
                                <w:rFonts w:cstheme="minorBidi"/>
                                <w:color w:val="FFFFFF" w:themeColor="background1"/>
                                <w:lang w:val="fr-CA"/>
                              </w:rPr>
                            </w:pPr>
                          </w:p>
                          <w:sdt>
                            <w:sdtPr>
                              <w:rPr>
                                <w:rFonts w:cstheme="minorBidi"/>
                                <w:color w:val="FFFFFF" w:themeColor="background1"/>
                              </w:rPr>
                              <w:alias w:val="Subtitle"/>
                              <w:id w:val="928086007"/>
                              <w:showingPlcHdr/>
                              <w:dataBinding w:prefixMappings="xmlns:ns0='http://schemas.openxmlformats.org/package/2006/metadata/core-properties' xmlns:ns1='http://purl.org/dc/elements/1.1/'" w:xpath="/ns0:coreProperties[1]/ns1:subject[1]" w:storeItemID="{6C3C8BC8-F283-45AE-878A-BAB7291924A1}"/>
                              <w:text/>
                            </w:sdtPr>
                            <w:sdtContent>
                              <w:p w14:paraId="1CCCD925" w14:textId="77777777" w:rsidR="00D47ABC" w:rsidRDefault="000971FC">
                                <w:pPr>
                                  <w:pStyle w:val="Subtitle"/>
                                  <w:rPr>
                                    <w:rFonts w:cstheme="minorBidi"/>
                                    <w:color w:val="FFFFFF" w:themeColor="background1"/>
                                  </w:rPr>
                                </w:pPr>
                                <w:r>
                                  <w:rPr>
                                    <w:rFonts w:cstheme="minorBidi"/>
                                    <w:color w:val="FFFFFF" w:themeColor="background1"/>
                                  </w:rPr>
                                  <w:t xml:space="preserve">     </w:t>
                                </w:r>
                              </w:p>
                            </w:sdtContent>
                          </w:sdt>
                          <w:p w14:paraId="79B325E6" w14:textId="77777777" w:rsidR="00D47ABC" w:rsidRDefault="00D47ABC"/>
                          <w:p w14:paraId="68C1D101" w14:textId="77777777" w:rsidR="00D47ABC" w:rsidRDefault="00D47ABC"/>
                          <w:p w14:paraId="6E7BF54B" w14:textId="77777777" w:rsidR="00D47ABC" w:rsidRDefault="00D47ABC"/>
                          <w:p w14:paraId="247E2799" w14:textId="77777777" w:rsidR="00D47ABC" w:rsidRDefault="00D47ABC"/>
                          <w:p w14:paraId="16C1DB0C" w14:textId="77777777" w:rsidR="00D47ABC" w:rsidRDefault="00D47ABC"/>
                        </w:txbxContent>
                      </wps:txbx>
                      <wps:bodyPr rot="0" spcFirstLastPara="0" vertOverflow="clip" horzOverflow="clip" vert="horz" wrap="square" lIns="182880" tIns="45720" rIns="182880" bIns="45720" numCol="1" spcCol="0" rtlCol="0" fromWordArt="0" anchor="ctr" anchorCtr="0" forceAA="0" compatLnSpc="1">
                        <a:noAutofit/>
                      </wps:bodyPr>
                    </wps:wsp>
                  </a:graphicData>
                </a:graphic>
              </wp:anchor>
            </w:drawing>
          </mc:Choice>
          <mc:Fallback>
            <w:pict>
              <v:rect w14:anchorId="44D2708A" id="Rectangle 37" o:spid="_x0000_s1026" style="position:absolute;left:0;text-align:left;margin-left:488.7pt;margin-top:20.6pt;width:118.35pt;height:806.6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" fillcolor="#c5e0b3 [1305]" stroked="f" strokeweight="1pt">
                <v:textbox inset="14.4pt,,14.4pt">
                  <w:txbxContent>
                    <w:p w14:paraId="131F9156" w14:textId="77777777" w:rsidR="00D47ABC" w:rsidRDefault="00D47ABC">
                      <w:pPr>
                        <w:pStyle w:val="Subtitle"/>
                        <w:rPr>
                          <w:rFonts w:cstheme="minorBidi"/>
                          <w:color w:val="FFFFFF" w:themeColor="background1"/>
                        </w:rPr>
                      </w:pPr>
                    </w:p>
                    <w:p w14:paraId="3D17497D" w14:textId="77777777" w:rsidR="00D47ABC" w:rsidRDefault="00D47ABC">
                      <w:pPr>
                        <w:pStyle w:val="Subtitle"/>
                        <w:rPr>
                          <w:rFonts w:cstheme="minorBidi"/>
                          <w:color w:val="FFFFFF" w:themeColor="background1"/>
                        </w:rPr>
                      </w:pPr>
                    </w:p>
                    <w:p w14:paraId="416B118F" w14:textId="77777777" w:rsidR="00D47ABC" w:rsidRDefault="00D47ABC">
                      <w:pPr>
                        <w:pStyle w:val="Subtitle"/>
                        <w:rPr>
                          <w:rFonts w:cstheme="minorBidi"/>
                          <w:color w:val="FFFFFF" w:themeColor="background1"/>
                        </w:rPr>
                      </w:pPr>
                    </w:p>
                    <w:p w14:paraId="438D69EC" w14:textId="77777777" w:rsidR="00D47ABC" w:rsidRDefault="00D47ABC">
                      <w:pPr>
                        <w:pStyle w:val="Subtitle"/>
                        <w:rPr>
                          <w:rFonts w:cstheme="minorBidi"/>
                          <w:color w:val="FFFFFF" w:themeColor="background1"/>
                        </w:rPr>
                      </w:pPr>
                    </w:p>
                    <w:p w14:paraId="23256DCF" w14:textId="77777777" w:rsidR="00D47ABC" w:rsidRDefault="000971FC">
                      <w:pPr>
                        <w:ind w:left="142"/>
                        <w:rPr>
                          <w:rFonts w:ascii="ElGar" w:hAnsi="ElGar" w:cs="Arial"/>
                          <w:i/>
                          <w:color w:val="808000"/>
                          <w:sz w:val="28"/>
                          <w:lang w:val="fr-FR"/>
                        </w:rPr>
                      </w:pPr>
                      <w:r>
                        <w:rPr>
                          <w:noProof/>
                          <w:lang w:eastAsia="en-US"/>
                        </w:rPr>
                        <w:drawing>
                          <wp:inline distT="0" distB="0" distL="0" distR="0" wp14:anchorId="74C9D930" wp14:editId="7E9E00DE">
                            <wp:extent cx="883920" cy="1223010"/>
                            <wp:effectExtent l="0" t="0" r="11430" b="15240"/>
                            <wp:docPr id="2123794704" name="Picture 1" descr="logo INES vert"/>
                            <wp:cNvGraphicFramePr/>
                            <a:graphic xmlns:a="http://schemas.openxmlformats.org/drawingml/2006/main">
                              <a:graphicData uri="http://schemas.openxmlformats.org/drawingml/2006/picture">
                                <pic:pic xmlns:pic="http://schemas.openxmlformats.org/drawingml/2006/picture">
                                  <pic:nvPicPr>
                                    <pic:cNvPr id="14" name="Picture 1" descr="logo INES vert"/>
                                    <pic:cNvPicPr/>
                                  </pic:nvPicPr>
                                  <pic:blipFill>
                                    <a:blip r:embed="rId9" cstate="print">
                                      <a:lum bright="-29000" contrast="47000"/>
                                    </a:blip>
                                    <a:srcRect/>
                                    <a:stretch>
                                      <a:fillRect/>
                                    </a:stretch>
                                  </pic:blipFill>
                                  <pic:spPr>
                                    <a:xfrm>
                                      <a:off x="0" y="0"/>
                                      <a:ext cx="883920" cy="1223010"/>
                                    </a:xfrm>
                                    <a:prstGeom prst="rect">
                                      <a:avLst/>
                                    </a:prstGeom>
                                    <a:noFill/>
                                    <a:scene3d>
                                      <a:camera prst="orthographicFront">
                                        <a:rot lat="0" lon="0" rev="0"/>
                                      </a:camera>
                                      <a:lightRig rig="threePt" dir="t"/>
                                    </a:scene3d>
                                  </pic:spPr>
                                </pic:pic>
                              </a:graphicData>
                            </a:graphic>
                          </wp:inline>
                        </w:drawing>
                      </w:r>
                    </w:p>
                    <w:p w14:paraId="6DF26754" w14:textId="77777777" w:rsidR="00D47ABC" w:rsidRDefault="000971FC">
                      <w:pPr>
                        <w:ind w:left="284"/>
                        <w:rPr>
                          <w:rFonts w:ascii="Times New Roman" w:hAnsi="Times New Roman"/>
                          <w:sz w:val="28"/>
                          <w:szCs w:val="28"/>
                          <w:lang w:val="fr-FR"/>
                        </w:rPr>
                      </w:pPr>
                      <w:r>
                        <w:rPr>
                          <w:rFonts w:ascii="ElGar" w:hAnsi="ElGar" w:cs="Arial"/>
                          <w:i/>
                          <w:color w:val="808000"/>
                          <w:sz w:val="28"/>
                          <w:szCs w:val="28"/>
                          <w:lang w:val="fr-FR"/>
                        </w:rPr>
                        <w:t>Scientia et Lux</w:t>
                      </w:r>
                    </w:p>
                    <w:p w14:paraId="0772E626" w14:textId="77777777" w:rsidR="00D47ABC" w:rsidRDefault="00D47ABC">
                      <w:pPr>
                        <w:pStyle w:val="Subtitle"/>
                        <w:rPr>
                          <w:rFonts w:cstheme="minorBidi"/>
                          <w:color w:val="FFFFFF" w:themeColor="background1"/>
                          <w:lang w:val="fr-CA"/>
                        </w:rPr>
                      </w:pPr>
                    </w:p>
                    <w:p w14:paraId="5DF3F12E" w14:textId="77777777" w:rsidR="00D47ABC" w:rsidRDefault="00D47ABC">
                      <w:pPr>
                        <w:pStyle w:val="Subtitle"/>
                        <w:rPr>
                          <w:rFonts w:cstheme="minorBidi"/>
                          <w:color w:val="FFFFFF" w:themeColor="background1"/>
                          <w:lang w:val="fr-CA"/>
                        </w:rPr>
                      </w:pPr>
                    </w:p>
                    <w:p w14:paraId="72786672" w14:textId="77777777" w:rsidR="00D47ABC" w:rsidRDefault="00D47ABC">
                      <w:pPr>
                        <w:pStyle w:val="Subtitle"/>
                        <w:rPr>
                          <w:rFonts w:cstheme="minorBidi"/>
                          <w:color w:val="FFFFFF" w:themeColor="background1"/>
                          <w:lang w:val="fr-CA"/>
                        </w:rPr>
                      </w:pPr>
                    </w:p>
                    <w:p w14:paraId="0FFF2378" w14:textId="77777777" w:rsidR="00D47ABC" w:rsidRDefault="00D47ABC">
                      <w:pPr>
                        <w:pStyle w:val="Subtitle"/>
                        <w:rPr>
                          <w:rFonts w:cstheme="minorBidi"/>
                          <w:color w:val="FFFFFF" w:themeColor="background1"/>
                          <w:lang w:val="fr-CA"/>
                        </w:rPr>
                      </w:pPr>
                    </w:p>
                    <w:p w14:paraId="4A007667" w14:textId="77777777" w:rsidR="00D47ABC" w:rsidRDefault="00D47ABC">
                      <w:pPr>
                        <w:pStyle w:val="Subtitle"/>
                        <w:rPr>
                          <w:rFonts w:cstheme="minorBidi"/>
                          <w:color w:val="FFFFFF" w:themeColor="background1"/>
                          <w:lang w:val="fr-CA"/>
                        </w:rPr>
                      </w:pPr>
                    </w:p>
                    <w:p w14:paraId="0ECB3605" w14:textId="77777777" w:rsidR="00D47ABC" w:rsidRDefault="00D47ABC">
                      <w:pPr>
                        <w:pStyle w:val="Subtitle"/>
                        <w:rPr>
                          <w:rFonts w:cstheme="minorBidi"/>
                          <w:color w:val="FFFFFF" w:themeColor="background1"/>
                          <w:lang w:val="fr-CA"/>
                        </w:rPr>
                      </w:pPr>
                    </w:p>
                    <w:p w14:paraId="24E4272C" w14:textId="77777777" w:rsidR="00D47ABC" w:rsidRDefault="00D47ABC">
                      <w:pPr>
                        <w:pStyle w:val="Subtitle"/>
                        <w:rPr>
                          <w:rFonts w:cstheme="minorBidi"/>
                          <w:color w:val="FFFFFF" w:themeColor="background1"/>
                          <w:lang w:val="fr-CA"/>
                        </w:rPr>
                      </w:pPr>
                    </w:p>
                    <w:p w14:paraId="5FBF9627" w14:textId="77777777" w:rsidR="00D47ABC" w:rsidRDefault="00D47ABC">
                      <w:pPr>
                        <w:pStyle w:val="Subtitle"/>
                        <w:rPr>
                          <w:rFonts w:cstheme="minorBidi"/>
                          <w:color w:val="FFFFFF" w:themeColor="background1"/>
                          <w:lang w:val="fr-CA"/>
                        </w:rPr>
                      </w:pPr>
                    </w:p>
                    <w:p w14:paraId="53F047D5" w14:textId="77777777" w:rsidR="00D47ABC" w:rsidRDefault="00D47ABC">
                      <w:pPr>
                        <w:pStyle w:val="Subtitle"/>
                        <w:rPr>
                          <w:rFonts w:cstheme="minorBidi"/>
                          <w:color w:val="FFFFFF" w:themeColor="background1"/>
                          <w:lang w:val="fr-CA"/>
                        </w:rPr>
                      </w:pPr>
                    </w:p>
                    <w:p w14:paraId="4400A546" w14:textId="77777777" w:rsidR="00D47ABC" w:rsidRDefault="00D47ABC">
                      <w:pPr>
                        <w:pStyle w:val="Subtitle"/>
                        <w:rPr>
                          <w:rFonts w:cstheme="minorBidi"/>
                          <w:color w:val="FFFFFF" w:themeColor="background1"/>
                          <w:lang w:val="fr-CA"/>
                        </w:rPr>
                      </w:pPr>
                    </w:p>
                    <w:p w14:paraId="67D141AC" w14:textId="77777777" w:rsidR="00D47ABC" w:rsidRDefault="00D47ABC">
                      <w:pPr>
                        <w:pStyle w:val="Subtitle"/>
                        <w:rPr>
                          <w:rFonts w:cstheme="minorBidi"/>
                          <w:color w:val="FFFFFF" w:themeColor="background1"/>
                          <w:lang w:val="fr-CA"/>
                        </w:rPr>
                      </w:pPr>
                    </w:p>
                    <w:p w14:paraId="61D15C1E" w14:textId="77777777" w:rsidR="00D47ABC" w:rsidRDefault="00D47ABC">
                      <w:pPr>
                        <w:pStyle w:val="Subtitle"/>
                        <w:rPr>
                          <w:rFonts w:cstheme="minorBidi"/>
                          <w:color w:val="FFFFFF" w:themeColor="background1"/>
                          <w:lang w:val="fr-CA"/>
                        </w:rPr>
                      </w:pPr>
                    </w:p>
                    <w:p w14:paraId="37C7D5AC" w14:textId="77777777" w:rsidR="00D47ABC" w:rsidRDefault="00D47ABC">
                      <w:pPr>
                        <w:pStyle w:val="Subtitle"/>
                        <w:rPr>
                          <w:rFonts w:cstheme="minorBidi"/>
                          <w:color w:val="FFFFFF" w:themeColor="background1"/>
                          <w:lang w:val="fr-CA"/>
                        </w:rPr>
                      </w:pPr>
                    </w:p>
                    <w:p w14:paraId="085CFB1C" w14:textId="77777777" w:rsidR="00D47ABC" w:rsidRDefault="00D47ABC">
                      <w:pPr>
                        <w:pStyle w:val="Subtitle"/>
                        <w:rPr>
                          <w:rFonts w:cstheme="minorBidi"/>
                          <w:color w:val="FFFFFF" w:themeColor="background1"/>
                          <w:lang w:val="fr-CA"/>
                        </w:rPr>
                      </w:pPr>
                    </w:p>
                    <w:p w14:paraId="721A098E" w14:textId="77777777" w:rsidR="00D47ABC" w:rsidRDefault="00D47ABC">
                      <w:pPr>
                        <w:pStyle w:val="Subtitle"/>
                        <w:rPr>
                          <w:rFonts w:cstheme="minorBidi"/>
                          <w:color w:val="FFFFFF" w:themeColor="background1"/>
                          <w:lang w:val="fr-CA"/>
                        </w:rPr>
                      </w:pPr>
                    </w:p>
                    <w:p w14:paraId="6BED891D" w14:textId="77777777" w:rsidR="00D47ABC" w:rsidRDefault="00D47ABC">
                      <w:pPr>
                        <w:pStyle w:val="Subtitle"/>
                        <w:rPr>
                          <w:rFonts w:cstheme="minorBidi"/>
                          <w:color w:val="FFFFFF" w:themeColor="background1"/>
                          <w:lang w:val="fr-CA"/>
                        </w:rPr>
                      </w:pPr>
                    </w:p>
                    <w:p w14:paraId="12B2198B" w14:textId="77777777" w:rsidR="00D47ABC" w:rsidRDefault="00D47ABC">
                      <w:pPr>
                        <w:pStyle w:val="NoSpacing"/>
                        <w:spacing w:line="360" w:lineRule="auto"/>
                        <w:ind w:left="284"/>
                        <w:rPr>
                          <w:rFonts w:ascii="Times New Roman" w:hAnsi="Times New Roman"/>
                          <w:color w:val="000000" w:themeColor="text1"/>
                          <w:lang w:val="fr-FR"/>
                        </w:rPr>
                      </w:pPr>
                    </w:p>
                    <w:p w14:paraId="558AB4A6" w14:textId="77777777" w:rsidR="00D47ABC" w:rsidRDefault="00D47ABC">
                      <w:pPr>
                        <w:pStyle w:val="NoSpacing"/>
                        <w:spacing w:line="360" w:lineRule="auto"/>
                        <w:ind w:left="284"/>
                        <w:rPr>
                          <w:rFonts w:ascii="Times New Roman" w:hAnsi="Times New Roman"/>
                          <w:color w:val="000000" w:themeColor="text1"/>
                          <w:lang w:val="fr-FR"/>
                        </w:rPr>
                      </w:pPr>
                    </w:p>
                    <w:p w14:paraId="45412543" w14:textId="77777777" w:rsidR="00D47ABC" w:rsidRDefault="00D47ABC">
                      <w:pPr>
                        <w:pStyle w:val="NoSpacing"/>
                        <w:spacing w:line="360" w:lineRule="auto"/>
                        <w:ind w:left="284"/>
                        <w:rPr>
                          <w:rFonts w:ascii="Times New Roman" w:hAnsi="Times New Roman"/>
                          <w:color w:val="000000" w:themeColor="text1"/>
                          <w:lang w:val="fr-FR"/>
                        </w:rPr>
                      </w:pPr>
                    </w:p>
                    <w:p w14:paraId="6F3F56D3" w14:textId="77777777" w:rsidR="00D47ABC" w:rsidRDefault="00D47ABC">
                      <w:pPr>
                        <w:pStyle w:val="NoSpacing"/>
                        <w:spacing w:line="360" w:lineRule="auto"/>
                        <w:ind w:left="284"/>
                        <w:rPr>
                          <w:rFonts w:ascii="Times New Roman" w:hAnsi="Times New Roman"/>
                          <w:color w:val="000000" w:themeColor="text1"/>
                          <w:lang w:val="fr-FR"/>
                        </w:rPr>
                      </w:pPr>
                    </w:p>
                    <w:p w14:paraId="6BF2D489" w14:textId="77777777" w:rsidR="00D47ABC" w:rsidRDefault="00D47ABC">
                      <w:pPr>
                        <w:pStyle w:val="NoSpacing"/>
                        <w:spacing w:line="360" w:lineRule="auto"/>
                        <w:ind w:left="284"/>
                        <w:rPr>
                          <w:rFonts w:ascii="Times New Roman" w:hAnsi="Times New Roman"/>
                          <w:color w:val="000000" w:themeColor="text1"/>
                          <w:lang w:val="fr-FR"/>
                        </w:rPr>
                      </w:pPr>
                    </w:p>
                    <w:p w14:paraId="5DD07D96" w14:textId="77777777" w:rsidR="00D47ABC" w:rsidRDefault="00D47ABC">
                      <w:pPr>
                        <w:pStyle w:val="NoSpacing"/>
                        <w:spacing w:line="360" w:lineRule="auto"/>
                        <w:ind w:left="284"/>
                        <w:rPr>
                          <w:rFonts w:ascii="Times New Roman" w:hAnsi="Times New Roman"/>
                          <w:color w:val="000000" w:themeColor="text1"/>
                          <w:lang w:val="fr-FR"/>
                        </w:rPr>
                      </w:pPr>
                    </w:p>
                    <w:p w14:paraId="226EBA09" w14:textId="77777777" w:rsidR="00D47ABC" w:rsidRDefault="000971FC">
                      <w:pPr>
                        <w:pStyle w:val="NoSpacing"/>
                        <w:spacing w:line="360" w:lineRule="auto"/>
                        <w:ind w:left="284"/>
                        <w:rPr>
                          <w:rFonts w:ascii="Times New Roman" w:hAnsi="Times New Roman"/>
                          <w:color w:val="000000" w:themeColor="text1"/>
                          <w:lang w:val="fr-FR"/>
                        </w:rPr>
                      </w:pPr>
                      <w:r>
                        <w:rPr>
                          <w:rFonts w:ascii="Times New Roman" w:hAnsi="Times New Roman"/>
                          <w:color w:val="000000" w:themeColor="text1"/>
                          <w:lang w:val="fr-FR"/>
                        </w:rPr>
                        <w:t xml:space="preserve">B.P. 155 </w:t>
                      </w:r>
                    </w:p>
                    <w:p w14:paraId="0CE3BD3F" w14:textId="77777777" w:rsidR="00D47ABC" w:rsidRDefault="000971FC">
                      <w:pPr>
                        <w:pStyle w:val="NoSpacing"/>
                        <w:spacing w:line="360" w:lineRule="auto"/>
                        <w:ind w:left="284"/>
                        <w:rPr>
                          <w:rFonts w:ascii="Times New Roman" w:hAnsi="Times New Roman"/>
                          <w:color w:val="000000" w:themeColor="text1"/>
                          <w:lang w:val="fr-FR"/>
                        </w:rPr>
                      </w:pPr>
                      <w:r>
                        <w:rPr>
                          <w:rFonts w:ascii="Times New Roman" w:hAnsi="Times New Roman"/>
                          <w:color w:val="000000" w:themeColor="text1"/>
                          <w:lang w:val="fr-FR"/>
                        </w:rPr>
                        <w:t>Ruhengeri</w:t>
                      </w:r>
                    </w:p>
                    <w:p w14:paraId="17DFC26D" w14:textId="77777777" w:rsidR="00D47ABC" w:rsidRDefault="000971FC">
                      <w:pPr>
                        <w:pStyle w:val="NoSpacing"/>
                        <w:spacing w:line="360" w:lineRule="auto"/>
                        <w:ind w:left="284"/>
                        <w:rPr>
                          <w:rFonts w:ascii="Times New Roman" w:hAnsi="Times New Roman"/>
                          <w:color w:val="000000" w:themeColor="text1"/>
                          <w:lang w:val="fr-FR"/>
                        </w:rPr>
                      </w:pPr>
                      <w:r>
                        <w:rPr>
                          <w:rFonts w:ascii="Times New Roman" w:hAnsi="Times New Roman"/>
                          <w:color w:val="000000" w:themeColor="text1"/>
                          <w:lang w:val="fr-FR"/>
                        </w:rPr>
                        <w:t>Rwanda</w:t>
                      </w:r>
                    </w:p>
                    <w:p w14:paraId="7E328D56" w14:textId="77777777" w:rsidR="00D47ABC" w:rsidRDefault="000971FC">
                      <w:pPr>
                        <w:pStyle w:val="NoSpacing"/>
                        <w:spacing w:line="360" w:lineRule="auto"/>
                        <w:ind w:left="284"/>
                        <w:jc w:val="both"/>
                        <w:rPr>
                          <w:rFonts w:ascii="Times New Roman" w:hAnsi="Times New Roman"/>
                          <w:color w:val="000000" w:themeColor="text1"/>
                          <w:lang w:val="fr-FR"/>
                        </w:rPr>
                      </w:pPr>
                      <w:r>
                        <w:rPr>
                          <w:rFonts w:ascii="Times New Roman" w:hAnsi="Times New Roman"/>
                          <w:b/>
                          <w:bCs/>
                          <w:color w:val="000000" w:themeColor="text1"/>
                          <w:lang w:val="fr-FR"/>
                        </w:rPr>
                        <w:t>T</w:t>
                      </w:r>
                      <w:r>
                        <w:rPr>
                          <w:rFonts w:ascii="Times New Roman" w:hAnsi="Times New Roman"/>
                          <w:color w:val="000000" w:themeColor="text1"/>
                          <w:lang w:val="fr-FR"/>
                        </w:rPr>
                        <w:t xml:space="preserve"> : +250 788 90 30 30 </w:t>
                      </w:r>
                    </w:p>
                    <w:p w14:paraId="74650FDB" w14:textId="77777777" w:rsidR="00D47ABC" w:rsidRDefault="000971FC">
                      <w:pPr>
                        <w:pStyle w:val="NoSpacing"/>
                        <w:spacing w:line="360" w:lineRule="auto"/>
                        <w:ind w:left="284"/>
                        <w:jc w:val="both"/>
                        <w:rPr>
                          <w:rFonts w:ascii="Times New Roman" w:hAnsi="Times New Roman"/>
                          <w:color w:val="000000" w:themeColor="text1"/>
                          <w:lang w:val="fr-FR"/>
                        </w:rPr>
                      </w:pPr>
                      <w:r>
                        <w:rPr>
                          <w:rFonts w:ascii="Times New Roman" w:hAnsi="Times New Roman"/>
                          <w:color w:val="000000" w:themeColor="text1"/>
                          <w:lang w:val="fr-FR"/>
                        </w:rPr>
                        <w:t>  : +250 788 90 30 32</w:t>
                      </w:r>
                    </w:p>
                    <w:p w14:paraId="641E28E3" w14:textId="77777777" w:rsidR="00D47ABC" w:rsidRDefault="000971FC">
                      <w:pPr>
                        <w:pStyle w:val="NoSpacing"/>
                        <w:spacing w:line="360" w:lineRule="auto"/>
                        <w:ind w:left="284"/>
                        <w:jc w:val="both"/>
                        <w:rPr>
                          <w:rFonts w:ascii="Times New Roman" w:hAnsi="Times New Roman"/>
                          <w:color w:val="000000" w:themeColor="text1"/>
                          <w:sz w:val="16"/>
                          <w:szCs w:val="16"/>
                          <w:lang w:val="fr-FR"/>
                        </w:rPr>
                      </w:pPr>
                      <w:r>
                        <w:rPr>
                          <w:rFonts w:ascii="Times New Roman" w:hAnsi="Times New Roman"/>
                          <w:b/>
                          <w:bCs/>
                          <w:color w:val="000000" w:themeColor="text1"/>
                          <w:lang w:val="fr-FR"/>
                        </w:rPr>
                        <w:t>E</w:t>
                      </w:r>
                      <w:r>
                        <w:rPr>
                          <w:rFonts w:ascii="Times New Roman" w:hAnsi="Times New Roman"/>
                          <w:color w:val="000000" w:themeColor="text1"/>
                          <w:lang w:val="fr-FR"/>
                        </w:rPr>
                        <w:t> : info@ines.ac.rw</w:t>
                      </w:r>
                    </w:p>
                    <w:p w14:paraId="74136EB1" w14:textId="77777777" w:rsidR="00D47ABC" w:rsidRDefault="00D47ABC">
                      <w:pPr>
                        <w:pStyle w:val="Subtitle"/>
                        <w:rPr>
                          <w:rFonts w:cstheme="minorBidi"/>
                          <w:color w:val="FFFFFF" w:themeColor="background1"/>
                          <w:lang w:val="fr-CA"/>
                        </w:rPr>
                      </w:pPr>
                    </w:p>
                    <w:p w14:paraId="288A8186" w14:textId="77777777" w:rsidR="00D47ABC" w:rsidRDefault="00D47ABC">
                      <w:pPr>
                        <w:pStyle w:val="Subtitle"/>
                        <w:rPr>
                          <w:rFonts w:cstheme="minorBidi"/>
                          <w:color w:val="FFFFFF" w:themeColor="background1"/>
                          <w:lang w:val="fr-CA"/>
                        </w:rPr>
                      </w:pPr>
                    </w:p>
                    <w:p w14:paraId="6497CA05" w14:textId="77777777" w:rsidR="00D47ABC" w:rsidRDefault="00D47ABC">
                      <w:pPr>
                        <w:pStyle w:val="Subtitle"/>
                        <w:rPr>
                          <w:rFonts w:cstheme="minorBidi"/>
                          <w:color w:val="FFFFFF" w:themeColor="background1"/>
                          <w:lang w:val="fr-CA"/>
                        </w:rPr>
                      </w:pPr>
                    </w:p>
                    <w:p w14:paraId="2E2E0194" w14:textId="77777777" w:rsidR="00D47ABC" w:rsidRDefault="00D47ABC">
                      <w:pPr>
                        <w:pStyle w:val="Subtitle"/>
                        <w:rPr>
                          <w:rFonts w:cstheme="minorBidi"/>
                          <w:color w:val="FFFFFF" w:themeColor="background1"/>
                          <w:lang w:val="fr-CA"/>
                        </w:rPr>
                      </w:pPr>
                    </w:p>
                    <w:p w14:paraId="35FF437D" w14:textId="77777777" w:rsidR="00D47ABC" w:rsidRDefault="00D47ABC">
                      <w:pPr>
                        <w:pStyle w:val="Subtitle"/>
                        <w:rPr>
                          <w:rFonts w:cstheme="minorBidi"/>
                          <w:color w:val="FFFFFF" w:themeColor="background1"/>
                          <w:lang w:val="fr-CA"/>
                        </w:rPr>
                      </w:pPr>
                    </w:p>
                    <w:sdt>
                      <w:sdtPr>
                        <w:rPr>
                          <w:rFonts w:cstheme="minorBidi"/>
                          <w:color w:val="FFFFFF" w:themeColor="background1"/>
                        </w:rPr>
                        <w:alias w:val="Subtitle"/>
                        <w:id w:val="928086007"/>
                        <w:showingPlcHdr/>
                        <w:dataBinding w:prefixMappings="xmlns:ns0='http://schemas.openxmlformats.org/package/2006/metadata/core-properties' xmlns:ns1='http://purl.org/dc/elements/1.1/'" w:xpath="/ns0:coreProperties[1]/ns1:subject[1]" w:storeItemID="{6C3C8BC8-F283-45AE-878A-BAB7291924A1}"/>
                        <w:text/>
                      </w:sdtPr>
                      <w:sdtContent>
                        <w:p w14:paraId="1CCCD925" w14:textId="77777777" w:rsidR="00D47ABC" w:rsidRDefault="000971FC">
                          <w:pPr>
                            <w:pStyle w:val="Subtitle"/>
                            <w:rPr>
                              <w:rFonts w:cstheme="minorBidi"/>
                              <w:color w:val="FFFFFF" w:themeColor="background1"/>
                            </w:rPr>
                          </w:pPr>
                          <w:r>
                            <w:rPr>
                              <w:rFonts w:cstheme="minorBidi"/>
                              <w:color w:val="FFFFFF" w:themeColor="background1"/>
                            </w:rPr>
                            <w:t xml:space="preserve">     </w:t>
                          </w:r>
                        </w:p>
                      </w:sdtContent>
                    </w:sdt>
                    <w:p w14:paraId="79B325E6" w14:textId="77777777" w:rsidR="00D47ABC" w:rsidRDefault="00D47ABC"/>
                    <w:p w14:paraId="68C1D101" w14:textId="77777777" w:rsidR="00D47ABC" w:rsidRDefault="00D47ABC"/>
                    <w:p w14:paraId="6E7BF54B" w14:textId="77777777" w:rsidR="00D47ABC" w:rsidRDefault="00D47ABC"/>
                    <w:p w14:paraId="247E2799" w14:textId="77777777" w:rsidR="00D47ABC" w:rsidRDefault="00D47ABC"/>
                    <w:p w14:paraId="16C1DB0C" w14:textId="77777777" w:rsidR="00D47ABC" w:rsidRDefault="00D47ABC"/>
                  </w:txbxContent>
                </v:textbox>
                <w10:wrap anchorx="page" anchory="page"/>
              </v:rect>
            </w:pict>
          </mc:Fallback>
        </mc:AlternateContent>
      </w:r>
      <w:r w:rsidRPr="003E5BA1">
        <w:rPr>
          <w:rFonts w:ascii="Times New Roman" w:eastAsia="Times New Roman" w:hAnsi="Times New Roman" w:cs="Times New Roman"/>
          <w:b/>
          <w:color w:val="000000"/>
          <w:sz w:val="24"/>
          <w:szCs w:val="24"/>
        </w:rPr>
        <w:t>INSTITUT D’ENSEIGNEMENT SUPÉRIEUR DE RUHENGERI</w:t>
      </w:r>
    </w:p>
    <w:p w14:paraId="6FCEE380" w14:textId="77777777" w:rsidR="00D47ABC" w:rsidRPr="003E5BA1" w:rsidRDefault="000971FC" w:rsidP="003E5BA1">
      <w:pPr>
        <w:spacing w:line="360" w:lineRule="auto"/>
        <w:jc w:val="both"/>
        <w:rPr>
          <w:rFonts w:ascii="Times New Roman" w:eastAsia="Times New Roman" w:hAnsi="Times New Roman" w:cs="Times New Roman"/>
          <w:color w:val="000000"/>
          <w:sz w:val="24"/>
          <w:szCs w:val="24"/>
        </w:rPr>
      </w:pPr>
      <w:r w:rsidRPr="003E5BA1">
        <w:rPr>
          <w:rFonts w:ascii="Times New Roman" w:eastAsia="Times New Roman" w:hAnsi="Times New Roman" w:cs="Times New Roman"/>
          <w:b/>
          <w:i/>
          <w:color w:val="000000"/>
          <w:sz w:val="24"/>
          <w:szCs w:val="24"/>
        </w:rPr>
        <w:t>Accredited by Ministerial Order N° 005/2010/</w:t>
      </w:r>
      <w:proofErr w:type="spellStart"/>
      <w:r w:rsidRPr="003E5BA1">
        <w:rPr>
          <w:rFonts w:ascii="Times New Roman" w:eastAsia="Times New Roman" w:hAnsi="Times New Roman" w:cs="Times New Roman"/>
          <w:b/>
          <w:i/>
          <w:color w:val="000000"/>
          <w:sz w:val="24"/>
          <w:szCs w:val="24"/>
        </w:rPr>
        <w:t>Mineduc</w:t>
      </w:r>
      <w:proofErr w:type="spellEnd"/>
      <w:r w:rsidRPr="003E5BA1">
        <w:rPr>
          <w:rFonts w:ascii="Times New Roman" w:eastAsia="Times New Roman" w:hAnsi="Times New Roman" w:cs="Times New Roman"/>
          <w:b/>
          <w:i/>
          <w:color w:val="000000"/>
          <w:sz w:val="24"/>
          <w:szCs w:val="24"/>
        </w:rPr>
        <w:t xml:space="preserve"> of 16 June 2010</w:t>
      </w:r>
      <w:r w:rsidRPr="003E5BA1">
        <w:rPr>
          <w:rFonts w:ascii="Times New Roman" w:eastAsia="Times New Roman" w:hAnsi="Times New Roman" w:cs="Times New Roman"/>
          <w:b/>
          <w:color w:val="000000"/>
          <w:sz w:val="24"/>
          <w:szCs w:val="24"/>
        </w:rPr>
        <w:t xml:space="preserve"> </w:t>
      </w:r>
    </w:p>
    <w:p w14:paraId="6EFA9D15" w14:textId="77777777" w:rsidR="00D47ABC" w:rsidRPr="003E5BA1" w:rsidRDefault="000971FC" w:rsidP="003E5BA1">
      <w:pPr>
        <w:spacing w:line="360" w:lineRule="auto"/>
        <w:jc w:val="both"/>
        <w:rPr>
          <w:rFonts w:ascii="Times New Roman" w:hAnsi="Times New Roman" w:cs="Times New Roman"/>
          <w:i/>
          <w:sz w:val="24"/>
          <w:szCs w:val="24"/>
        </w:rPr>
      </w:pPr>
      <w:r w:rsidRPr="003E5BA1">
        <w:rPr>
          <w:rFonts w:ascii="Times New Roman" w:eastAsia="Times New Roman" w:hAnsi="Times New Roman" w:cs="Times New Roman"/>
          <w:b/>
          <w:i/>
          <w:color w:val="000000"/>
          <w:sz w:val="24"/>
          <w:szCs w:val="24"/>
        </w:rPr>
        <w:t xml:space="preserve"> </w:t>
      </w:r>
      <w:r w:rsidRPr="003E5BA1">
        <w:rPr>
          <w:rFonts w:ascii="Times New Roman" w:hAnsi="Times New Roman" w:cs="Times New Roman"/>
          <w:noProof/>
          <w:sz w:val="24"/>
          <w:szCs w:val="24"/>
          <w:lang w:eastAsia="en-US"/>
        </w:rPr>
        <mc:AlternateContent>
          <mc:Choice Requires="wps">
            <w:drawing>
              <wp:anchor distT="0" distB="0" distL="0" distR="0" simplePos="0" relativeHeight="251659264" behindDoc="0" locked="0" layoutInCell="1" allowOverlap="1" wp14:anchorId="6711D497" wp14:editId="3215A12A">
                <wp:simplePos x="0" y="0"/>
                <wp:positionH relativeFrom="margin">
                  <wp:posOffset>0</wp:posOffset>
                </wp:positionH>
                <wp:positionV relativeFrom="paragraph">
                  <wp:posOffset>71120</wp:posOffset>
                </wp:positionV>
                <wp:extent cx="4448175" cy="0"/>
                <wp:effectExtent l="0" t="0" r="0" b="0"/>
                <wp:wrapNone/>
                <wp:docPr id="38" name="Straight Arrow Connector 38"/>
                <wp:cNvGraphicFramePr/>
                <a:graphic xmlns:a="http://schemas.openxmlformats.org/drawingml/2006/main">
                  <a:graphicData uri="http://schemas.microsoft.com/office/word/2010/wordprocessingShape">
                    <wps:wsp>
                      <wps:cNvCnPr/>
                      <wps:spPr>
                        <a:xfrm>
                          <a:off x="0" y="0"/>
                          <a:ext cx="4448175" cy="0"/>
                        </a:xfrm>
                        <a:prstGeom prst="straightConnector1">
                          <a:avLst/>
                        </a:prstGeom>
                        <a:ln w="9525" cap="flat" cmpd="sng">
                          <a:solidFill>
                            <a:srgbClr val="000000"/>
                          </a:solidFill>
                          <a:prstDash val="solid"/>
                          <a:round/>
                          <a:headEnd type="none" w="med" len="med"/>
                          <a:tailEnd type="none" w="med" len="med"/>
                        </a:ln>
                      </wps:spPr>
                      <wps:bodyPr/>
                    </wps:wsp>
                  </a:graphicData>
                </a:graphic>
              </wp:anchor>
            </w:drawing>
          </mc:Choice>
          <mc:Fallback>
            <w:pict>
              <v:shapetype w14:anchorId="31089890" id="_x0000_t32" coordsize="21600,21600" o:spt="32" o:oned="t" path="m,l21600,21600e" filled="f">
                <v:path arrowok="t" fillok="f" o:connecttype="none"/>
                <o:lock v:ext="edit" shapetype="t"/>
              </v:shapetype>
              <v:shape id="Straight Arrow Connector 38" o:spid="_x0000_s1026" type="#_x0000_t32" style="position:absolute;margin-left:0;margin-top:5.6pt;width:350.25pt;height:0;z-index:251659264;visibility:visible;mso-wrap-style:square;mso-wrap-distance-left:0;mso-wrap-distance-top:0;mso-wrap-distance-right:0;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">
                <w10:wrap anchorx="margin"/>
              </v:shape>
            </w:pict>
          </mc:Fallback>
        </mc:AlternateContent>
      </w:r>
    </w:p>
    <w:p w14:paraId="1F692AF0" w14:textId="77777777" w:rsidR="00D47ABC" w:rsidRPr="003E5BA1" w:rsidRDefault="00D47ABC" w:rsidP="003E5BA1">
      <w:pPr>
        <w:spacing w:line="360" w:lineRule="auto"/>
        <w:jc w:val="both"/>
        <w:rPr>
          <w:rFonts w:ascii="Times New Roman" w:hAnsi="Times New Roman" w:cs="Times New Roman"/>
          <w:sz w:val="24"/>
          <w:szCs w:val="24"/>
          <w:u w:val="single"/>
        </w:rPr>
      </w:pPr>
    </w:p>
    <w:p w14:paraId="20A0F9DA" w14:textId="77777777" w:rsidR="00D47ABC" w:rsidRPr="003E5BA1" w:rsidRDefault="000971FC" w:rsidP="003E5BA1">
      <w:pPr>
        <w:spacing w:line="360" w:lineRule="auto"/>
        <w:ind w:left="1680" w:hangingChars="700" w:hanging="1680"/>
        <w:jc w:val="both"/>
        <w:rPr>
          <w:rFonts w:ascii="Times New Roman" w:eastAsia="Times New Roman" w:hAnsi="Times New Roman" w:cs="Times New Roman"/>
          <w:b/>
          <w:color w:val="000000"/>
          <w:sz w:val="24"/>
          <w:szCs w:val="24"/>
        </w:rPr>
      </w:pPr>
      <w:r w:rsidRPr="001748C4">
        <w:rPr>
          <w:rFonts w:ascii="Times New Roman" w:eastAsia="Times New Roman" w:hAnsi="Times New Roman" w:cs="Times New Roman"/>
          <w:color w:val="000000"/>
          <w:sz w:val="24"/>
          <w:szCs w:val="24"/>
        </w:rPr>
        <w:t xml:space="preserve"> </w:t>
      </w:r>
      <w:r w:rsidRPr="003E5BA1">
        <w:rPr>
          <w:rFonts w:ascii="Times New Roman" w:eastAsia="Times New Roman" w:hAnsi="Times New Roman" w:cs="Times New Roman"/>
          <w:b/>
          <w:color w:val="000000"/>
          <w:sz w:val="24"/>
          <w:szCs w:val="24"/>
        </w:rPr>
        <w:t xml:space="preserve">FACULTY OF ECONOMICS SOCIAL SCIENCES AND MANAGEMENT  </w:t>
      </w:r>
    </w:p>
    <w:p w14:paraId="5A9DF0AB" w14:textId="77777777" w:rsidR="00D47ABC" w:rsidRPr="003E5BA1" w:rsidRDefault="00D47ABC" w:rsidP="003E5BA1">
      <w:pPr>
        <w:spacing w:line="360" w:lineRule="auto"/>
        <w:ind w:left="1687" w:hangingChars="700" w:hanging="1687"/>
        <w:jc w:val="both"/>
        <w:rPr>
          <w:rFonts w:ascii="Times New Roman" w:eastAsia="Times New Roman" w:hAnsi="Times New Roman" w:cs="Times New Roman"/>
          <w:b/>
          <w:color w:val="000000"/>
          <w:sz w:val="24"/>
          <w:szCs w:val="24"/>
        </w:rPr>
      </w:pPr>
    </w:p>
    <w:p w14:paraId="7826AD1B" w14:textId="09ABD368" w:rsidR="00D47ABC" w:rsidRPr="003E5BA1" w:rsidRDefault="000971FC" w:rsidP="003E5BA1">
      <w:pPr>
        <w:tabs>
          <w:tab w:val="left" w:pos="8190"/>
          <w:tab w:val="right" w:pos="8460"/>
        </w:tabs>
        <w:spacing w:line="360" w:lineRule="auto"/>
        <w:jc w:val="both"/>
        <w:rPr>
          <w:rFonts w:ascii="Times New Roman" w:hAnsi="Times New Roman" w:cs="Times New Roman"/>
          <w:b/>
          <w:sz w:val="24"/>
          <w:szCs w:val="24"/>
        </w:rPr>
      </w:pPr>
      <w:r w:rsidRPr="003E5BA1">
        <w:rPr>
          <w:rFonts w:ascii="Times New Roman" w:hAnsi="Times New Roman" w:cs="Times New Roman"/>
          <w:b/>
          <w:sz w:val="24"/>
          <w:szCs w:val="24"/>
        </w:rPr>
        <w:t>DEPARTMENT OF ENTERPRISE MANAGEMENT</w:t>
      </w:r>
    </w:p>
    <w:p w14:paraId="7ECBCE9B" w14:textId="3DA96A4F" w:rsidR="00D47ABC" w:rsidRPr="003E5BA1" w:rsidRDefault="009512E9" w:rsidP="003E5BA1">
      <w:pPr>
        <w:tabs>
          <w:tab w:val="left" w:pos="8190"/>
          <w:tab w:val="right" w:pos="8460"/>
        </w:tabs>
        <w:spacing w:line="360" w:lineRule="auto"/>
        <w:jc w:val="both"/>
        <w:rPr>
          <w:rFonts w:ascii="Times New Roman" w:hAnsi="Times New Roman" w:cs="Times New Roman"/>
          <w:b/>
          <w:sz w:val="24"/>
          <w:szCs w:val="24"/>
        </w:rPr>
      </w:pPr>
      <w:r w:rsidRPr="003E5BA1">
        <w:rPr>
          <w:rFonts w:ascii="Times New Roman" w:hAnsi="Times New Roman" w:cs="Times New Roman"/>
          <w:noProof/>
          <w:sz w:val="24"/>
          <w:szCs w:val="24"/>
          <w:lang w:eastAsia="en-US"/>
        </w:rPr>
        <mc:AlternateContent>
          <mc:Choice Requires="wps">
            <w:drawing>
              <wp:anchor distT="0" distB="0" distL="114300" distR="114300" simplePos="0" relativeHeight="251652608" behindDoc="0" locked="0" layoutInCell="1" allowOverlap="1" wp14:anchorId="02D488DA" wp14:editId="0FCDC5B3">
                <wp:simplePos x="0" y="0"/>
                <wp:positionH relativeFrom="page">
                  <wp:posOffset>1409700</wp:posOffset>
                </wp:positionH>
                <wp:positionV relativeFrom="paragraph">
                  <wp:posOffset>248920</wp:posOffset>
                </wp:positionV>
                <wp:extent cx="4719955" cy="2095500"/>
                <wp:effectExtent l="0" t="0" r="23495" b="19050"/>
                <wp:wrapNone/>
                <wp:docPr id="36" name="Horizontal Scroll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19955" cy="2095500"/>
                        </a:xfrm>
                        <a:prstGeom prst="horizontalScroll">
                          <a:avLst>
                            <a:gd name="adj" fmla="val 12500"/>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5D9873" w14:textId="4359A165" w:rsidR="00D47ABC" w:rsidRPr="00E750A4" w:rsidRDefault="00D252DF" w:rsidP="00E750A4">
                            <w:pPr>
                              <w:spacing w:line="360" w:lineRule="auto"/>
                              <w:jc w:val="center"/>
                              <w:rPr>
                                <w:rFonts w:ascii="Times New Roman" w:hAnsi="Times New Roman" w:cs="Times New Roman"/>
                                <w:b/>
                                <w:sz w:val="28"/>
                                <w:szCs w:val="28"/>
                              </w:rPr>
                            </w:pPr>
                            <w:r w:rsidRPr="00E750A4">
                              <w:rPr>
                                <w:rFonts w:ascii="Times New Roman" w:hAnsi="Times New Roman" w:cs="Times New Roman"/>
                                <w:b/>
                                <w:sz w:val="28"/>
                                <w:szCs w:val="28"/>
                              </w:rPr>
                              <w:t xml:space="preserve">ROLE OF CORPORATE GOVERNANCE TO THE </w:t>
                            </w:r>
                            <w:r w:rsidR="004E29A7" w:rsidRPr="008C72D8">
                              <w:rPr>
                                <w:rFonts w:ascii="Times New Roman" w:hAnsi="Times New Roman" w:cs="Times New Roman"/>
                                <w:b/>
                                <w:sz w:val="28"/>
                                <w:szCs w:val="28"/>
                              </w:rPr>
                              <w:t xml:space="preserve">PERFORMANCE </w:t>
                            </w:r>
                            <w:r w:rsidRPr="008C72D8">
                              <w:rPr>
                                <w:rFonts w:ascii="Times New Roman" w:hAnsi="Times New Roman" w:cs="Times New Roman"/>
                                <w:b/>
                                <w:color w:val="FFFFFF" w:themeColor="background1"/>
                                <w:sz w:val="28"/>
                                <w:szCs w:val="28"/>
                              </w:rPr>
                              <w:t xml:space="preserve">OF </w:t>
                            </w:r>
                            <w:r w:rsidRPr="00E750A4">
                              <w:rPr>
                                <w:rFonts w:ascii="Times New Roman" w:hAnsi="Times New Roman" w:cs="Times New Roman"/>
                                <w:b/>
                                <w:sz w:val="28"/>
                                <w:szCs w:val="28"/>
                              </w:rPr>
                              <w:t>INSURANCE COMPANY</w:t>
                            </w:r>
                          </w:p>
                          <w:p w14:paraId="2B0CC4AE" w14:textId="1406F37E" w:rsidR="00D252DF" w:rsidRPr="00E750A4" w:rsidRDefault="00D252DF" w:rsidP="00E750A4">
                            <w:pPr>
                              <w:spacing w:line="360" w:lineRule="auto"/>
                              <w:jc w:val="center"/>
                              <w:rPr>
                                <w:rFonts w:ascii="Times New Roman" w:hAnsi="Times New Roman" w:cs="Times New Roman"/>
                                <w:b/>
                                <w:sz w:val="28"/>
                                <w:szCs w:val="28"/>
                              </w:rPr>
                            </w:pPr>
                            <w:r w:rsidRPr="00E750A4">
                              <w:rPr>
                                <w:rFonts w:ascii="Times New Roman" w:hAnsi="Times New Roman" w:cs="Times New Roman"/>
                                <w:b/>
                                <w:sz w:val="28"/>
                                <w:szCs w:val="28"/>
                              </w:rPr>
                              <w:t>CASE STUDY: SO</w:t>
                            </w:r>
                            <w:r w:rsidR="000C00A6" w:rsidRPr="00E750A4">
                              <w:rPr>
                                <w:rFonts w:ascii="Times New Roman" w:hAnsi="Times New Roman" w:cs="Times New Roman"/>
                                <w:b/>
                                <w:sz w:val="28"/>
                                <w:szCs w:val="28"/>
                              </w:rPr>
                              <w:t>NARWA</w:t>
                            </w:r>
                            <w:r w:rsidR="00343470" w:rsidRPr="00E750A4">
                              <w:rPr>
                                <w:rFonts w:ascii="Times New Roman" w:hAnsi="Times New Roman" w:cs="Times New Roman"/>
                                <w:b/>
                                <w:sz w:val="28"/>
                                <w:szCs w:val="28"/>
                              </w:rPr>
                              <w:t xml:space="preserve"> INSURANCE COMPANY</w:t>
                            </w:r>
                          </w:p>
                          <w:p w14:paraId="4CAE31BE" w14:textId="6626831F" w:rsidR="00D47ABC" w:rsidRPr="00E750A4" w:rsidRDefault="009512E9" w:rsidP="00E750A4">
                            <w:pPr>
                              <w:spacing w:line="480" w:lineRule="auto"/>
                              <w:jc w:val="center"/>
                              <w:rPr>
                                <w:rFonts w:ascii="Times New Roman" w:eastAsiaTheme="majorEastAsia" w:hAnsi="Times New Roman" w:cs="Times New Roman"/>
                                <w:b/>
                                <w:bCs/>
                                <w:color w:val="FFFFFF" w:themeColor="background1"/>
                                <w:kern w:val="24"/>
                                <w:sz w:val="28"/>
                                <w:szCs w:val="28"/>
                              </w:rPr>
                            </w:pPr>
                            <w:r w:rsidRPr="00E750A4">
                              <w:rPr>
                                <w:rFonts w:ascii="Times New Roman" w:eastAsiaTheme="majorEastAsia" w:hAnsi="Times New Roman" w:cs="Times New Roman"/>
                                <w:b/>
                                <w:bCs/>
                                <w:color w:val="FFFFFF" w:themeColor="background1"/>
                                <w:kern w:val="24"/>
                                <w:sz w:val="28"/>
                                <w:szCs w:val="28"/>
                              </w:rPr>
                              <w:t>(20</w:t>
                            </w:r>
                            <w:r w:rsidR="00322E59" w:rsidRPr="00E750A4">
                              <w:rPr>
                                <w:rFonts w:ascii="Times New Roman" w:eastAsiaTheme="majorEastAsia" w:hAnsi="Times New Roman" w:cs="Times New Roman"/>
                                <w:b/>
                                <w:bCs/>
                                <w:color w:val="FFFFFF" w:themeColor="background1"/>
                                <w:kern w:val="24"/>
                                <w:sz w:val="28"/>
                                <w:szCs w:val="28"/>
                              </w:rPr>
                              <w:t>20</w:t>
                            </w:r>
                            <w:r w:rsidRPr="00E750A4">
                              <w:rPr>
                                <w:rFonts w:ascii="Times New Roman" w:eastAsiaTheme="majorEastAsia" w:hAnsi="Times New Roman" w:cs="Times New Roman"/>
                                <w:b/>
                                <w:bCs/>
                                <w:color w:val="FFFFFF" w:themeColor="background1"/>
                                <w:kern w:val="24"/>
                                <w:sz w:val="28"/>
                                <w:szCs w:val="28"/>
                              </w:rPr>
                              <w:t>-2024)</w:t>
                            </w:r>
                          </w:p>
                          <w:p w14:paraId="51B7282E" w14:textId="77777777" w:rsidR="00D47ABC" w:rsidRDefault="00D47ABC">
                            <w:pPr>
                              <w:spacing w:line="480" w:lineRule="auto"/>
                              <w:rPr>
                                <w:rFonts w:ascii="Times New Roman" w:eastAsia="Calibri" w:hAnsi="Times New Roman" w:cs="Times New Roman"/>
                                <w:b/>
                                <w:iCs/>
                                <w:sz w:val="28"/>
                                <w:szCs w:val="28"/>
                              </w:rPr>
                            </w:pPr>
                          </w:p>
                        </w:txbxContent>
                      </wps:txbx>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2D488DA"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36" o:spid="_x0000_s1027" type="#_x0000_t98" style="position:absolute;left:0;text-align:left;margin-left:111pt;margin-top:19.6pt;width:371.65pt;height:16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" fillcolor="#5b9bd5 [3204]" strokecolor="#1f4d78 [1604]" strokeweight="1pt">
                <v:stroke joinstyle="miter"/>
                <v:textbox>
                  <w:txbxContent>
                    <w:p w14:paraId="275D9873" w14:textId="4359A165" w:rsidR="00D47ABC" w:rsidRPr="00E750A4" w:rsidRDefault="00D252DF" w:rsidP="00E750A4">
                      <w:pPr>
                        <w:spacing w:line="360" w:lineRule="auto"/>
                        <w:jc w:val="center"/>
                        <w:rPr>
                          <w:rFonts w:ascii="Times New Roman" w:hAnsi="Times New Roman" w:cs="Times New Roman"/>
                          <w:b/>
                          <w:sz w:val="28"/>
                          <w:szCs w:val="28"/>
                        </w:rPr>
                      </w:pPr>
                      <w:r w:rsidRPr="00E750A4">
                        <w:rPr>
                          <w:rFonts w:ascii="Times New Roman" w:hAnsi="Times New Roman" w:cs="Times New Roman"/>
                          <w:b/>
                          <w:sz w:val="28"/>
                          <w:szCs w:val="28"/>
                        </w:rPr>
                        <w:t xml:space="preserve">ROLE OF CORPORATE GOVERNANCE TO THE </w:t>
                      </w:r>
                      <w:r w:rsidR="004E29A7" w:rsidRPr="008C72D8">
                        <w:rPr>
                          <w:rFonts w:ascii="Times New Roman" w:hAnsi="Times New Roman" w:cs="Times New Roman"/>
                          <w:b/>
                          <w:sz w:val="28"/>
                          <w:szCs w:val="28"/>
                        </w:rPr>
                        <w:t xml:space="preserve">PERFORMANCE </w:t>
                      </w:r>
                      <w:r w:rsidRPr="008C72D8">
                        <w:rPr>
                          <w:rFonts w:ascii="Times New Roman" w:hAnsi="Times New Roman" w:cs="Times New Roman"/>
                          <w:b/>
                          <w:color w:val="FFFFFF" w:themeColor="background1"/>
                          <w:sz w:val="28"/>
                          <w:szCs w:val="28"/>
                        </w:rPr>
                        <w:t xml:space="preserve">OF </w:t>
                      </w:r>
                      <w:r w:rsidRPr="00E750A4">
                        <w:rPr>
                          <w:rFonts w:ascii="Times New Roman" w:hAnsi="Times New Roman" w:cs="Times New Roman"/>
                          <w:b/>
                          <w:sz w:val="28"/>
                          <w:szCs w:val="28"/>
                        </w:rPr>
                        <w:t>INSURANCE COMPANY</w:t>
                      </w:r>
                    </w:p>
                    <w:p w14:paraId="2B0CC4AE" w14:textId="1406F37E" w:rsidR="00D252DF" w:rsidRPr="00E750A4" w:rsidRDefault="00D252DF" w:rsidP="00E750A4">
                      <w:pPr>
                        <w:spacing w:line="360" w:lineRule="auto"/>
                        <w:jc w:val="center"/>
                        <w:rPr>
                          <w:rFonts w:ascii="Times New Roman" w:hAnsi="Times New Roman" w:cs="Times New Roman"/>
                          <w:b/>
                          <w:sz w:val="28"/>
                          <w:szCs w:val="28"/>
                        </w:rPr>
                      </w:pPr>
                      <w:r w:rsidRPr="00E750A4">
                        <w:rPr>
                          <w:rFonts w:ascii="Times New Roman" w:hAnsi="Times New Roman" w:cs="Times New Roman"/>
                          <w:b/>
                          <w:sz w:val="28"/>
                          <w:szCs w:val="28"/>
                        </w:rPr>
                        <w:t>CASE STUDY: SO</w:t>
                      </w:r>
                      <w:r w:rsidR="000C00A6" w:rsidRPr="00E750A4">
                        <w:rPr>
                          <w:rFonts w:ascii="Times New Roman" w:hAnsi="Times New Roman" w:cs="Times New Roman"/>
                          <w:b/>
                          <w:sz w:val="28"/>
                          <w:szCs w:val="28"/>
                        </w:rPr>
                        <w:t>NARWA</w:t>
                      </w:r>
                      <w:r w:rsidR="00343470" w:rsidRPr="00E750A4">
                        <w:rPr>
                          <w:rFonts w:ascii="Times New Roman" w:hAnsi="Times New Roman" w:cs="Times New Roman"/>
                          <w:b/>
                          <w:sz w:val="28"/>
                          <w:szCs w:val="28"/>
                        </w:rPr>
                        <w:t xml:space="preserve"> INSURANCE COMPANY</w:t>
                      </w:r>
                    </w:p>
                    <w:p w14:paraId="4CAE31BE" w14:textId="6626831F" w:rsidR="00D47ABC" w:rsidRPr="00E750A4" w:rsidRDefault="009512E9" w:rsidP="00E750A4">
                      <w:pPr>
                        <w:spacing w:line="480" w:lineRule="auto"/>
                        <w:jc w:val="center"/>
                        <w:rPr>
                          <w:rFonts w:ascii="Times New Roman" w:eastAsiaTheme="majorEastAsia" w:hAnsi="Times New Roman" w:cs="Times New Roman"/>
                          <w:b/>
                          <w:bCs/>
                          <w:color w:val="FFFFFF" w:themeColor="background1"/>
                          <w:kern w:val="24"/>
                          <w:sz w:val="28"/>
                          <w:szCs w:val="28"/>
                        </w:rPr>
                      </w:pPr>
                      <w:r w:rsidRPr="00E750A4">
                        <w:rPr>
                          <w:rFonts w:ascii="Times New Roman" w:eastAsiaTheme="majorEastAsia" w:hAnsi="Times New Roman" w:cs="Times New Roman"/>
                          <w:b/>
                          <w:bCs/>
                          <w:color w:val="FFFFFF" w:themeColor="background1"/>
                          <w:kern w:val="24"/>
                          <w:sz w:val="28"/>
                          <w:szCs w:val="28"/>
                        </w:rPr>
                        <w:t>(20</w:t>
                      </w:r>
                      <w:r w:rsidR="00322E59" w:rsidRPr="00E750A4">
                        <w:rPr>
                          <w:rFonts w:ascii="Times New Roman" w:eastAsiaTheme="majorEastAsia" w:hAnsi="Times New Roman" w:cs="Times New Roman"/>
                          <w:b/>
                          <w:bCs/>
                          <w:color w:val="FFFFFF" w:themeColor="background1"/>
                          <w:kern w:val="24"/>
                          <w:sz w:val="28"/>
                          <w:szCs w:val="28"/>
                        </w:rPr>
                        <w:t>20</w:t>
                      </w:r>
                      <w:r w:rsidRPr="00E750A4">
                        <w:rPr>
                          <w:rFonts w:ascii="Times New Roman" w:eastAsiaTheme="majorEastAsia" w:hAnsi="Times New Roman" w:cs="Times New Roman"/>
                          <w:b/>
                          <w:bCs/>
                          <w:color w:val="FFFFFF" w:themeColor="background1"/>
                          <w:kern w:val="24"/>
                          <w:sz w:val="28"/>
                          <w:szCs w:val="28"/>
                        </w:rPr>
                        <w:t>-2024)</w:t>
                      </w:r>
                    </w:p>
                    <w:p w14:paraId="51B7282E" w14:textId="77777777" w:rsidR="00D47ABC" w:rsidRDefault="00D47ABC">
                      <w:pPr>
                        <w:spacing w:line="480" w:lineRule="auto"/>
                        <w:rPr>
                          <w:rFonts w:ascii="Times New Roman" w:eastAsia="Calibri" w:hAnsi="Times New Roman" w:cs="Times New Roman"/>
                          <w:b/>
                          <w:iCs/>
                          <w:sz w:val="28"/>
                          <w:szCs w:val="28"/>
                        </w:rPr>
                      </w:pPr>
                    </w:p>
                  </w:txbxContent>
                </v:textbox>
                <w10:wrap anchorx="page"/>
              </v:shape>
            </w:pict>
          </mc:Fallback>
        </mc:AlternateContent>
      </w:r>
      <w:r w:rsidRPr="003E5BA1">
        <w:rPr>
          <w:rFonts w:ascii="Times New Roman" w:hAnsi="Times New Roman" w:cs="Times New Roman"/>
          <w:b/>
          <w:sz w:val="24"/>
          <w:szCs w:val="24"/>
        </w:rPr>
        <w:t>OPTION OF ACCOUNTING</w:t>
      </w:r>
    </w:p>
    <w:p w14:paraId="6BC1FC6E" w14:textId="4CE9BAA0" w:rsidR="00D47ABC" w:rsidRPr="001748C4" w:rsidRDefault="000971FC" w:rsidP="003E5BA1">
      <w:pPr>
        <w:spacing w:line="360" w:lineRule="auto"/>
        <w:ind w:left="1687" w:hangingChars="700" w:hanging="1687"/>
        <w:jc w:val="both"/>
        <w:rPr>
          <w:rFonts w:ascii="Times New Roman" w:hAnsi="Times New Roman" w:cs="Times New Roman"/>
          <w:b/>
          <w:sz w:val="24"/>
          <w:szCs w:val="24"/>
        </w:rPr>
      </w:pPr>
      <w:r w:rsidRPr="003E5BA1">
        <w:rPr>
          <w:rFonts w:ascii="Times New Roman" w:eastAsia="Times New Roman" w:hAnsi="Times New Roman" w:cs="Times New Roman"/>
          <w:b/>
          <w:color w:val="000000"/>
          <w:sz w:val="24"/>
          <w:szCs w:val="24"/>
        </w:rPr>
        <w:t xml:space="preserve"> </w:t>
      </w:r>
    </w:p>
    <w:p w14:paraId="0BFDE600" w14:textId="0CC76F4D" w:rsidR="00D47ABC" w:rsidRPr="001748C4" w:rsidRDefault="00D47ABC" w:rsidP="001748C4">
      <w:pPr>
        <w:tabs>
          <w:tab w:val="left" w:pos="3180"/>
        </w:tabs>
        <w:spacing w:line="360" w:lineRule="auto"/>
        <w:ind w:right="1701"/>
        <w:jc w:val="both"/>
        <w:rPr>
          <w:rFonts w:ascii="Times New Roman" w:hAnsi="Times New Roman" w:cs="Times New Roman"/>
          <w:b/>
          <w:sz w:val="24"/>
          <w:szCs w:val="24"/>
        </w:rPr>
      </w:pPr>
    </w:p>
    <w:p w14:paraId="266D3FFB" w14:textId="77777777" w:rsidR="00D47ABC" w:rsidRPr="001748C4" w:rsidRDefault="00D47ABC" w:rsidP="001748C4">
      <w:pPr>
        <w:tabs>
          <w:tab w:val="left" w:pos="3180"/>
        </w:tabs>
        <w:spacing w:line="360" w:lineRule="auto"/>
        <w:ind w:right="1701"/>
        <w:jc w:val="both"/>
        <w:rPr>
          <w:rFonts w:ascii="Times New Roman" w:hAnsi="Times New Roman" w:cs="Times New Roman"/>
          <w:b/>
          <w:sz w:val="24"/>
          <w:szCs w:val="24"/>
        </w:rPr>
      </w:pPr>
    </w:p>
    <w:p w14:paraId="483C3994" w14:textId="77777777" w:rsidR="00D47ABC" w:rsidRPr="001748C4" w:rsidRDefault="000971FC" w:rsidP="001748C4">
      <w:pPr>
        <w:tabs>
          <w:tab w:val="left" w:pos="7545"/>
        </w:tabs>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ab/>
      </w:r>
    </w:p>
    <w:p w14:paraId="4979C1D9" w14:textId="77777777" w:rsidR="00D47ABC" w:rsidRPr="001748C4" w:rsidRDefault="00D47ABC" w:rsidP="001748C4">
      <w:pPr>
        <w:tabs>
          <w:tab w:val="left" w:pos="7545"/>
        </w:tabs>
        <w:spacing w:line="360" w:lineRule="auto"/>
        <w:jc w:val="both"/>
        <w:rPr>
          <w:rFonts w:ascii="Times New Roman" w:hAnsi="Times New Roman" w:cs="Times New Roman"/>
          <w:sz w:val="24"/>
          <w:szCs w:val="24"/>
        </w:rPr>
      </w:pPr>
    </w:p>
    <w:p w14:paraId="5F0E8EED" w14:textId="77777777" w:rsidR="00D47ABC" w:rsidRPr="001748C4" w:rsidRDefault="00D47ABC" w:rsidP="003E5BA1">
      <w:pPr>
        <w:spacing w:line="360" w:lineRule="auto"/>
        <w:jc w:val="both"/>
        <w:rPr>
          <w:rFonts w:ascii="Times New Roman" w:hAnsi="Times New Roman" w:cs="Times New Roman"/>
          <w:sz w:val="24"/>
          <w:szCs w:val="24"/>
        </w:rPr>
      </w:pPr>
    </w:p>
    <w:p w14:paraId="4C8E05EB" w14:textId="77777777" w:rsidR="00D47ABC" w:rsidRPr="001748C4" w:rsidRDefault="00D47ABC" w:rsidP="001748C4">
      <w:pPr>
        <w:tabs>
          <w:tab w:val="left" w:pos="7545"/>
        </w:tabs>
        <w:spacing w:line="360" w:lineRule="auto"/>
        <w:jc w:val="both"/>
        <w:rPr>
          <w:rFonts w:ascii="Times New Roman" w:hAnsi="Times New Roman" w:cs="Times New Roman"/>
          <w:sz w:val="24"/>
          <w:szCs w:val="24"/>
        </w:rPr>
      </w:pPr>
    </w:p>
    <w:bookmarkEnd w:id="0"/>
    <w:p w14:paraId="7F85F0D1" w14:textId="77777777" w:rsidR="00D47ABC" w:rsidRPr="001748C4" w:rsidRDefault="00D47ABC" w:rsidP="003E5BA1">
      <w:pPr>
        <w:spacing w:line="360" w:lineRule="auto"/>
        <w:jc w:val="both"/>
        <w:rPr>
          <w:rFonts w:ascii="Times New Roman" w:eastAsia="Times New Roman" w:hAnsi="Times New Roman" w:cs="Times New Roman"/>
          <w:color w:val="000000"/>
          <w:sz w:val="24"/>
          <w:szCs w:val="24"/>
        </w:rPr>
      </w:pPr>
    </w:p>
    <w:p w14:paraId="50748A12" w14:textId="77777777" w:rsidR="00D47ABC" w:rsidRPr="001748C4" w:rsidRDefault="000971FC" w:rsidP="001748C4">
      <w:pPr>
        <w:spacing w:line="360" w:lineRule="auto"/>
        <w:ind w:leftChars="-45" w:left="-90"/>
        <w:jc w:val="both"/>
        <w:rPr>
          <w:rFonts w:ascii="Times New Roman" w:hAnsi="Times New Roman" w:cs="Times New Roman"/>
          <w:sz w:val="24"/>
          <w:szCs w:val="24"/>
        </w:rPr>
      </w:pPr>
      <w:r w:rsidRPr="001748C4">
        <w:rPr>
          <w:rFonts w:ascii="Times New Roman" w:hAnsi="Times New Roman" w:cs="Times New Roman"/>
          <w:sz w:val="24"/>
          <w:szCs w:val="24"/>
        </w:rPr>
        <w:t>A research proposal presented in partial fulfillment of the requirements</w:t>
      </w:r>
    </w:p>
    <w:p w14:paraId="21E1B007" w14:textId="42529CEC" w:rsidR="00D47ABC" w:rsidRPr="001748C4" w:rsidRDefault="000971FC" w:rsidP="003E5BA1">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for the award of Bachelor’s Degree in the option of </w:t>
      </w:r>
      <w:commentRangeStart w:id="3"/>
      <w:r w:rsidR="009512E9" w:rsidRPr="001748C4">
        <w:rPr>
          <w:rFonts w:ascii="Times New Roman" w:hAnsi="Times New Roman" w:cs="Times New Roman"/>
          <w:sz w:val="24"/>
          <w:szCs w:val="24"/>
        </w:rPr>
        <w:t>accounting</w:t>
      </w:r>
      <w:commentRangeEnd w:id="3"/>
      <w:r w:rsidR="00E750A4" w:rsidRPr="003E5BA1">
        <w:rPr>
          <w:rStyle w:val="CommentReference"/>
          <w:rFonts w:ascii="Times New Roman" w:eastAsia="SimSun" w:hAnsi="Times New Roman" w:cs="Times New Roman"/>
          <w:sz w:val="24"/>
          <w:szCs w:val="24"/>
        </w:rPr>
        <w:commentReference w:id="3"/>
      </w:r>
    </w:p>
    <w:p w14:paraId="6A2ACE10" w14:textId="77777777" w:rsidR="00D47ABC" w:rsidRPr="001748C4" w:rsidRDefault="00D47ABC" w:rsidP="003E5BA1">
      <w:pPr>
        <w:spacing w:line="360" w:lineRule="auto"/>
        <w:jc w:val="both"/>
        <w:rPr>
          <w:rFonts w:ascii="Times New Roman" w:hAnsi="Times New Roman" w:cs="Times New Roman"/>
          <w:sz w:val="24"/>
          <w:szCs w:val="24"/>
        </w:rPr>
      </w:pPr>
    </w:p>
    <w:p w14:paraId="5E534FF4" w14:textId="77777777" w:rsidR="00D47ABC" w:rsidRPr="001748C4" w:rsidRDefault="00D47ABC" w:rsidP="003E5BA1">
      <w:pPr>
        <w:spacing w:line="360" w:lineRule="auto"/>
        <w:ind w:firstLineChars="1450" w:firstLine="3494"/>
        <w:jc w:val="both"/>
        <w:rPr>
          <w:rFonts w:ascii="Times New Roman" w:eastAsia="Times New Roman" w:hAnsi="Times New Roman" w:cs="Times New Roman"/>
          <w:b/>
          <w:color w:val="000000"/>
          <w:sz w:val="24"/>
          <w:szCs w:val="24"/>
        </w:rPr>
      </w:pPr>
    </w:p>
    <w:p w14:paraId="3D2F3502" w14:textId="585563ED" w:rsidR="00D47ABC" w:rsidRPr="001748C4" w:rsidRDefault="000971FC" w:rsidP="003E5BA1">
      <w:pPr>
        <w:spacing w:line="360" w:lineRule="auto"/>
        <w:ind w:firstLineChars="1450" w:firstLine="3480"/>
        <w:jc w:val="both"/>
        <w:rPr>
          <w:rFonts w:ascii="Times New Roman" w:eastAsia="Times New Roman" w:hAnsi="Times New Roman" w:cs="Times New Roman"/>
          <w:bCs/>
          <w:color w:val="000000"/>
          <w:sz w:val="24"/>
          <w:szCs w:val="24"/>
        </w:rPr>
      </w:pPr>
      <w:r w:rsidRPr="001748C4">
        <w:rPr>
          <w:rFonts w:ascii="Times New Roman" w:eastAsia="Times New Roman" w:hAnsi="Times New Roman" w:cs="Times New Roman"/>
          <w:bCs/>
          <w:color w:val="000000"/>
          <w:sz w:val="24"/>
          <w:szCs w:val="24"/>
        </w:rPr>
        <w:t xml:space="preserve">By: </w:t>
      </w:r>
      <w:r w:rsidR="009512E9" w:rsidRPr="001748C4">
        <w:rPr>
          <w:rFonts w:ascii="Times New Roman" w:eastAsia="Times New Roman" w:hAnsi="Times New Roman" w:cs="Times New Roman"/>
          <w:bCs/>
          <w:color w:val="000000"/>
          <w:sz w:val="24"/>
          <w:szCs w:val="24"/>
        </w:rPr>
        <w:t>ISHIMWE Diane</w:t>
      </w:r>
      <w:r w:rsidRPr="001748C4">
        <w:rPr>
          <w:rFonts w:ascii="Times New Roman" w:eastAsia="Times New Roman" w:hAnsi="Times New Roman" w:cs="Times New Roman"/>
          <w:bCs/>
          <w:color w:val="000000"/>
          <w:sz w:val="24"/>
          <w:szCs w:val="24"/>
        </w:rPr>
        <w:t xml:space="preserve"> </w:t>
      </w:r>
    </w:p>
    <w:p w14:paraId="571160BF" w14:textId="2BE4AA7F" w:rsidR="00D47ABC" w:rsidRPr="001748C4" w:rsidRDefault="000971FC" w:rsidP="003E5BA1">
      <w:pPr>
        <w:spacing w:line="360" w:lineRule="auto"/>
        <w:ind w:firstLineChars="1450" w:firstLine="3480"/>
        <w:jc w:val="both"/>
        <w:rPr>
          <w:rFonts w:ascii="Times New Roman" w:eastAsia="Times New Roman" w:hAnsi="Times New Roman" w:cs="Times New Roman"/>
          <w:b/>
          <w:color w:val="000000"/>
          <w:sz w:val="24"/>
          <w:szCs w:val="24"/>
        </w:rPr>
      </w:pPr>
      <w:r w:rsidRPr="001748C4">
        <w:rPr>
          <w:rFonts w:ascii="Times New Roman" w:eastAsia="Times New Roman" w:hAnsi="Times New Roman" w:cs="Times New Roman"/>
          <w:color w:val="000000"/>
          <w:sz w:val="24"/>
          <w:szCs w:val="24"/>
        </w:rPr>
        <w:t>Reg. No: 23/2</w:t>
      </w:r>
      <w:r w:rsidR="009512E9" w:rsidRPr="001748C4">
        <w:rPr>
          <w:rFonts w:ascii="Times New Roman" w:eastAsia="Times New Roman" w:hAnsi="Times New Roman" w:cs="Times New Roman"/>
          <w:color w:val="000000"/>
          <w:sz w:val="24"/>
          <w:szCs w:val="24"/>
        </w:rPr>
        <w:t>0878</w:t>
      </w:r>
      <w:r w:rsidRPr="001748C4">
        <w:rPr>
          <w:rFonts w:ascii="Times New Roman" w:eastAsia="Times New Roman" w:hAnsi="Times New Roman" w:cs="Times New Roman"/>
          <w:b/>
          <w:color w:val="000000"/>
          <w:sz w:val="24"/>
          <w:szCs w:val="24"/>
        </w:rPr>
        <w:t xml:space="preserve"> </w:t>
      </w:r>
    </w:p>
    <w:p w14:paraId="50B9631E" w14:textId="77777777" w:rsidR="00D47ABC" w:rsidRPr="001748C4" w:rsidRDefault="00D47ABC" w:rsidP="003E5BA1">
      <w:pPr>
        <w:spacing w:line="360" w:lineRule="auto"/>
        <w:ind w:firstLineChars="500" w:firstLine="1205"/>
        <w:jc w:val="both"/>
        <w:rPr>
          <w:rFonts w:ascii="Times New Roman" w:eastAsia="Times New Roman" w:hAnsi="Times New Roman" w:cs="Times New Roman"/>
          <w:b/>
          <w:color w:val="000000"/>
          <w:sz w:val="24"/>
          <w:szCs w:val="24"/>
        </w:rPr>
      </w:pPr>
    </w:p>
    <w:p w14:paraId="731C46AB" w14:textId="77777777" w:rsidR="00D47ABC" w:rsidRPr="001748C4" w:rsidRDefault="00D47ABC" w:rsidP="003E5BA1">
      <w:pPr>
        <w:spacing w:line="360" w:lineRule="auto"/>
        <w:ind w:firstLineChars="500" w:firstLine="1205"/>
        <w:jc w:val="both"/>
        <w:rPr>
          <w:rFonts w:ascii="Times New Roman" w:eastAsia="Times New Roman" w:hAnsi="Times New Roman" w:cs="Times New Roman"/>
          <w:b/>
          <w:color w:val="000000"/>
          <w:sz w:val="24"/>
          <w:szCs w:val="24"/>
        </w:rPr>
      </w:pPr>
    </w:p>
    <w:p w14:paraId="1ED006FC" w14:textId="748B022B" w:rsidR="00D47ABC" w:rsidRPr="001748C4" w:rsidRDefault="000971FC" w:rsidP="003E5BA1">
      <w:pPr>
        <w:spacing w:line="360" w:lineRule="auto"/>
        <w:jc w:val="both"/>
        <w:rPr>
          <w:rFonts w:ascii="Times New Roman" w:hAnsi="Times New Roman" w:cs="Times New Roman"/>
          <w:b/>
          <w:color w:val="000000" w:themeColor="text1"/>
          <w:sz w:val="24"/>
          <w:szCs w:val="24"/>
        </w:rPr>
      </w:pPr>
      <w:r w:rsidRPr="001748C4">
        <w:rPr>
          <w:rFonts w:ascii="Times New Roman" w:eastAsia="Times New Roman" w:hAnsi="Times New Roman" w:cs="Times New Roman"/>
          <w:b/>
          <w:color w:val="000000"/>
          <w:sz w:val="24"/>
          <w:szCs w:val="24"/>
        </w:rPr>
        <w:t xml:space="preserve">Supervisor: </w:t>
      </w:r>
      <w:r w:rsidRPr="001748C4">
        <w:rPr>
          <w:rFonts w:ascii="Times New Roman" w:hAnsi="Times New Roman" w:cs="Times New Roman"/>
          <w:b/>
          <w:color w:val="000000" w:themeColor="text1"/>
          <w:sz w:val="24"/>
          <w:szCs w:val="24"/>
        </w:rPr>
        <w:t xml:space="preserve">  Dr. </w:t>
      </w:r>
      <w:r w:rsidR="00E750A4" w:rsidRPr="001748C4">
        <w:rPr>
          <w:rFonts w:ascii="Times New Roman" w:hAnsi="Times New Roman" w:cs="Times New Roman"/>
          <w:b/>
          <w:color w:val="000000" w:themeColor="text1"/>
          <w:sz w:val="24"/>
          <w:szCs w:val="24"/>
        </w:rPr>
        <w:t>NIYIBIZI Francois Xavier</w:t>
      </w:r>
    </w:p>
    <w:p w14:paraId="13DF3199" w14:textId="62E1390E" w:rsidR="00E750A4" w:rsidRPr="001748C4" w:rsidRDefault="00E750A4" w:rsidP="003E5BA1">
      <w:pPr>
        <w:spacing w:line="360" w:lineRule="auto"/>
        <w:jc w:val="both"/>
        <w:rPr>
          <w:rFonts w:ascii="Times New Roman" w:eastAsia="Times New Roman" w:hAnsi="Times New Roman" w:cs="Times New Roman"/>
          <w:b/>
          <w:color w:val="000000"/>
          <w:sz w:val="24"/>
          <w:szCs w:val="24"/>
        </w:rPr>
      </w:pPr>
      <w:r w:rsidRPr="001748C4">
        <w:rPr>
          <w:rFonts w:ascii="Times New Roman" w:hAnsi="Times New Roman" w:cs="Times New Roman"/>
          <w:b/>
          <w:color w:val="000000" w:themeColor="text1"/>
          <w:sz w:val="24"/>
          <w:szCs w:val="24"/>
        </w:rPr>
        <w:t>Co-supervisor: Dr NSANZUMUHIRE Silas</w:t>
      </w:r>
    </w:p>
    <w:p w14:paraId="2DA8A493" w14:textId="77777777" w:rsidR="00D47ABC" w:rsidRPr="001748C4" w:rsidRDefault="00D47ABC" w:rsidP="003E5BA1">
      <w:pPr>
        <w:spacing w:line="360" w:lineRule="auto"/>
        <w:ind w:firstLineChars="1700" w:firstLine="4096"/>
        <w:jc w:val="both"/>
        <w:rPr>
          <w:rFonts w:ascii="Times New Roman" w:eastAsia="Times New Roman" w:hAnsi="Times New Roman" w:cs="Times New Roman"/>
          <w:b/>
          <w:color w:val="000000"/>
          <w:sz w:val="24"/>
          <w:szCs w:val="24"/>
        </w:rPr>
      </w:pPr>
    </w:p>
    <w:p w14:paraId="39BE69A1" w14:textId="77777777" w:rsidR="00D47ABC" w:rsidRPr="001748C4" w:rsidRDefault="00D47ABC" w:rsidP="003E5BA1">
      <w:pPr>
        <w:spacing w:line="360" w:lineRule="auto"/>
        <w:ind w:firstLineChars="1700" w:firstLine="4096"/>
        <w:jc w:val="both"/>
        <w:rPr>
          <w:rFonts w:ascii="Times New Roman" w:eastAsia="Times New Roman" w:hAnsi="Times New Roman" w:cs="Times New Roman"/>
          <w:b/>
          <w:color w:val="000000"/>
          <w:sz w:val="24"/>
          <w:szCs w:val="24"/>
        </w:rPr>
      </w:pPr>
    </w:p>
    <w:p w14:paraId="5D5C00B5" w14:textId="14561AA6" w:rsidR="001B407D" w:rsidRPr="001748C4" w:rsidRDefault="000971FC" w:rsidP="003E5BA1">
      <w:pPr>
        <w:spacing w:line="360" w:lineRule="auto"/>
        <w:ind w:firstLineChars="1996" w:firstLine="4809"/>
        <w:jc w:val="both"/>
        <w:rPr>
          <w:rFonts w:ascii="Times New Roman" w:eastAsia="Times New Roman" w:hAnsi="Times New Roman" w:cs="Times New Roman"/>
          <w:b/>
          <w:color w:val="000000"/>
          <w:sz w:val="24"/>
          <w:szCs w:val="24"/>
        </w:rPr>
      </w:pPr>
      <w:r w:rsidRPr="001748C4">
        <w:rPr>
          <w:rFonts w:ascii="Times New Roman" w:eastAsia="Times New Roman" w:hAnsi="Times New Roman" w:cs="Times New Roman"/>
          <w:b/>
          <w:color w:val="000000"/>
          <w:sz w:val="24"/>
          <w:szCs w:val="24"/>
        </w:rPr>
        <w:t xml:space="preserve">Musanze, </w:t>
      </w:r>
      <w:r w:rsidR="002B62B6" w:rsidRPr="001748C4">
        <w:rPr>
          <w:rFonts w:ascii="Times New Roman" w:eastAsia="Times New Roman" w:hAnsi="Times New Roman" w:cs="Times New Roman"/>
          <w:b/>
          <w:color w:val="000000"/>
          <w:sz w:val="24"/>
          <w:szCs w:val="24"/>
        </w:rPr>
        <w:t>June</w:t>
      </w:r>
      <w:r w:rsidR="00E750A4" w:rsidRPr="001748C4">
        <w:rPr>
          <w:rFonts w:ascii="Times New Roman" w:eastAsia="Times New Roman" w:hAnsi="Times New Roman" w:cs="Times New Roman"/>
          <w:b/>
          <w:color w:val="000000"/>
          <w:sz w:val="24"/>
          <w:szCs w:val="24"/>
        </w:rPr>
        <w:t>,</w:t>
      </w:r>
      <w:r w:rsidR="00A823B4" w:rsidRPr="001748C4">
        <w:rPr>
          <w:rFonts w:ascii="Times New Roman" w:eastAsia="Times New Roman" w:hAnsi="Times New Roman" w:cs="Times New Roman"/>
          <w:b/>
          <w:color w:val="000000"/>
          <w:sz w:val="24"/>
          <w:szCs w:val="24"/>
        </w:rPr>
        <w:t xml:space="preserve"> </w:t>
      </w:r>
      <w:r w:rsidR="009512E9" w:rsidRPr="001748C4">
        <w:rPr>
          <w:rFonts w:ascii="Times New Roman" w:eastAsia="Times New Roman" w:hAnsi="Times New Roman" w:cs="Times New Roman"/>
          <w:b/>
          <w:color w:val="000000"/>
          <w:sz w:val="24"/>
          <w:szCs w:val="24"/>
        </w:rPr>
        <w:t>2025</w:t>
      </w:r>
      <w:bookmarkEnd w:id="1"/>
    </w:p>
    <w:p w14:paraId="25BA95C4" w14:textId="77777777" w:rsidR="001B407D" w:rsidRPr="001748C4" w:rsidRDefault="001B407D" w:rsidP="003E5BA1">
      <w:pPr>
        <w:spacing w:line="360" w:lineRule="auto"/>
        <w:jc w:val="both"/>
        <w:rPr>
          <w:rFonts w:ascii="Times New Roman" w:eastAsia="Times New Roman" w:hAnsi="Times New Roman" w:cs="Times New Roman"/>
          <w:b/>
          <w:color w:val="000000"/>
          <w:sz w:val="24"/>
          <w:szCs w:val="24"/>
        </w:rPr>
      </w:pPr>
      <w:r w:rsidRPr="001748C4">
        <w:rPr>
          <w:rFonts w:ascii="Times New Roman" w:eastAsia="Times New Roman" w:hAnsi="Times New Roman" w:cs="Times New Roman"/>
          <w:b/>
          <w:color w:val="000000"/>
          <w:sz w:val="24"/>
          <w:szCs w:val="24"/>
        </w:rPr>
        <w:br w:type="page"/>
      </w:r>
    </w:p>
    <w:p w14:paraId="4B6AE137" w14:textId="46491750" w:rsidR="00D47ABC" w:rsidRPr="003F2B60" w:rsidRDefault="00D47ABC" w:rsidP="003E5BA1">
      <w:pPr>
        <w:spacing w:line="360" w:lineRule="auto"/>
        <w:ind w:firstLineChars="1996" w:firstLine="5611"/>
        <w:jc w:val="both"/>
        <w:rPr>
          <w:rFonts w:ascii="Times New Roman" w:eastAsia="Times New Roman" w:hAnsi="Times New Roman" w:cs="Times New Roman"/>
          <w:b/>
          <w:color w:val="000000"/>
          <w:sz w:val="28"/>
          <w:szCs w:val="28"/>
        </w:rPr>
      </w:pPr>
    </w:p>
    <w:p w14:paraId="7E782904" w14:textId="77777777" w:rsidR="001B407D" w:rsidRPr="003F2B60" w:rsidRDefault="001B407D" w:rsidP="003F2B60">
      <w:pPr>
        <w:pStyle w:val="Heading1"/>
        <w:rPr>
          <w:rFonts w:ascii="Times New Roman" w:hAnsi="Times New Roman" w:cs="Times New Roman"/>
          <w:sz w:val="28"/>
          <w:szCs w:val="28"/>
        </w:rPr>
      </w:pPr>
      <w:r w:rsidRPr="003F2B60">
        <w:rPr>
          <w:rFonts w:ascii="Times New Roman" w:hAnsi="Times New Roman" w:cs="Times New Roman"/>
          <w:sz w:val="28"/>
          <w:szCs w:val="28"/>
        </w:rPr>
        <w:t xml:space="preserve">                                           </w:t>
      </w:r>
      <w:bookmarkStart w:id="4" w:name="_Toc202527915"/>
      <w:r w:rsidRPr="003F2B60">
        <w:rPr>
          <w:rFonts w:ascii="Times New Roman" w:hAnsi="Times New Roman" w:cs="Times New Roman"/>
          <w:sz w:val="28"/>
          <w:szCs w:val="28"/>
        </w:rPr>
        <w:t>DECLARATION</w:t>
      </w:r>
      <w:bookmarkEnd w:id="4"/>
      <w:r w:rsidRPr="003F2B60">
        <w:rPr>
          <w:rFonts w:ascii="Times New Roman" w:hAnsi="Times New Roman" w:cs="Times New Roman"/>
          <w:sz w:val="28"/>
          <w:szCs w:val="28"/>
        </w:rPr>
        <w:t xml:space="preserve"> </w:t>
      </w:r>
    </w:p>
    <w:p w14:paraId="62CA72F7" w14:textId="77777777" w:rsidR="001B407D" w:rsidRPr="001748C4" w:rsidRDefault="001B407D" w:rsidP="001748C4">
      <w:pPr>
        <w:spacing w:line="360" w:lineRule="auto"/>
        <w:jc w:val="both"/>
        <w:rPr>
          <w:rFonts w:ascii="Times New Roman" w:hAnsi="Times New Roman" w:cs="Times New Roman"/>
          <w:b/>
          <w:sz w:val="24"/>
          <w:szCs w:val="24"/>
        </w:rPr>
      </w:pPr>
      <w:r w:rsidRPr="001748C4">
        <w:rPr>
          <w:rFonts w:ascii="Times New Roman" w:hAnsi="Times New Roman" w:cs="Times New Roman"/>
          <w:sz w:val="24"/>
          <w:szCs w:val="24"/>
        </w:rPr>
        <w:t>I, hereby declare that, the work submitted in this dissertation entitled “role of corporate governance to the profitability of insurance company</w:t>
      </w:r>
      <w:r w:rsidRPr="001748C4">
        <w:rPr>
          <w:rFonts w:ascii="Times New Roman" w:hAnsi="Times New Roman" w:cs="Times New Roman"/>
          <w:b/>
          <w:sz w:val="24"/>
          <w:szCs w:val="24"/>
        </w:rPr>
        <w:t xml:space="preserve"> </w:t>
      </w:r>
    </w:p>
    <w:p w14:paraId="0BA958F5" w14:textId="77777777" w:rsidR="001B407D" w:rsidRPr="001748C4" w:rsidRDefault="001B407D"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Is my original work and has never been presented elsewhere for any academic award. </w:t>
      </w:r>
    </w:p>
    <w:p w14:paraId="7AC65FB4" w14:textId="77777777" w:rsidR="001B407D" w:rsidRPr="001748C4" w:rsidRDefault="001B407D"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Candidate’s names: ISHIMWE Diane </w:t>
      </w:r>
    </w:p>
    <w:p w14:paraId="27527F24" w14:textId="77777777" w:rsidR="001B407D" w:rsidRPr="001748C4" w:rsidRDefault="001B407D"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Signature…………… </w:t>
      </w:r>
    </w:p>
    <w:p w14:paraId="22E46092" w14:textId="77777777" w:rsidR="001B407D" w:rsidRPr="001748C4" w:rsidRDefault="001B407D"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Submission date ……… /….... /2025</w:t>
      </w:r>
    </w:p>
    <w:p w14:paraId="10D45323" w14:textId="77777777" w:rsidR="001B407D" w:rsidRPr="001748C4" w:rsidRDefault="001B407D" w:rsidP="003E5BA1">
      <w:pPr>
        <w:spacing w:line="360" w:lineRule="auto"/>
        <w:ind w:firstLine="720"/>
        <w:jc w:val="both"/>
        <w:rPr>
          <w:rFonts w:ascii="Times New Roman" w:eastAsia="Times New Roman" w:hAnsi="Times New Roman" w:cs="Times New Roman"/>
          <w:b/>
          <w:color w:val="000000"/>
          <w:sz w:val="24"/>
          <w:szCs w:val="24"/>
        </w:rPr>
      </w:pPr>
    </w:p>
    <w:p w14:paraId="384D4EC0" w14:textId="77777777" w:rsidR="001B407D" w:rsidRPr="003E5BA1" w:rsidRDefault="001B407D" w:rsidP="003E5BA1">
      <w:pPr>
        <w:tabs>
          <w:tab w:val="left" w:pos="856"/>
        </w:tabs>
        <w:spacing w:line="360" w:lineRule="auto"/>
        <w:jc w:val="both"/>
        <w:rPr>
          <w:rFonts w:ascii="Times New Roman" w:hAnsi="Times New Roman" w:cs="Times New Roman"/>
          <w:sz w:val="24"/>
          <w:szCs w:val="24"/>
        </w:rPr>
      </w:pPr>
      <w:r w:rsidRPr="003E5BA1">
        <w:rPr>
          <w:rFonts w:ascii="Times New Roman" w:hAnsi="Times New Roman" w:cs="Times New Roman"/>
          <w:sz w:val="24"/>
          <w:szCs w:val="24"/>
        </w:rPr>
        <w:tab/>
      </w:r>
    </w:p>
    <w:p w14:paraId="1EA064FD" w14:textId="77777777" w:rsidR="001B407D" w:rsidRPr="003E5BA1" w:rsidRDefault="001B407D" w:rsidP="003E5BA1">
      <w:pPr>
        <w:spacing w:line="360" w:lineRule="auto"/>
        <w:jc w:val="both"/>
        <w:rPr>
          <w:rFonts w:ascii="Times New Roman" w:hAnsi="Times New Roman" w:cs="Times New Roman"/>
          <w:sz w:val="24"/>
          <w:szCs w:val="24"/>
        </w:rPr>
      </w:pPr>
    </w:p>
    <w:p w14:paraId="1460B42E" w14:textId="77777777" w:rsidR="001B407D" w:rsidRPr="003E5BA1" w:rsidRDefault="001B407D" w:rsidP="003E5BA1">
      <w:pPr>
        <w:spacing w:line="360" w:lineRule="auto"/>
        <w:jc w:val="both"/>
        <w:rPr>
          <w:rFonts w:ascii="Times New Roman" w:hAnsi="Times New Roman" w:cs="Times New Roman"/>
          <w:sz w:val="24"/>
          <w:szCs w:val="24"/>
        </w:rPr>
      </w:pPr>
    </w:p>
    <w:p w14:paraId="0AB8ED6F" w14:textId="77777777" w:rsidR="001B407D" w:rsidRPr="003E5BA1" w:rsidRDefault="001B407D" w:rsidP="003E5BA1">
      <w:pPr>
        <w:spacing w:line="360" w:lineRule="auto"/>
        <w:jc w:val="both"/>
        <w:rPr>
          <w:rFonts w:ascii="Times New Roman" w:hAnsi="Times New Roman" w:cs="Times New Roman"/>
          <w:sz w:val="24"/>
          <w:szCs w:val="24"/>
        </w:rPr>
      </w:pPr>
    </w:p>
    <w:p w14:paraId="1243BB2D" w14:textId="77777777" w:rsidR="001B407D" w:rsidRPr="003E5BA1" w:rsidRDefault="001B407D" w:rsidP="003E5BA1">
      <w:pPr>
        <w:spacing w:line="360" w:lineRule="auto"/>
        <w:jc w:val="both"/>
        <w:rPr>
          <w:rFonts w:ascii="Times New Roman" w:hAnsi="Times New Roman" w:cs="Times New Roman"/>
          <w:sz w:val="24"/>
          <w:szCs w:val="24"/>
        </w:rPr>
      </w:pPr>
    </w:p>
    <w:p w14:paraId="33C8F319" w14:textId="77777777" w:rsidR="001B407D" w:rsidRPr="003E5BA1" w:rsidRDefault="001B407D" w:rsidP="003E5BA1">
      <w:pPr>
        <w:spacing w:line="360" w:lineRule="auto"/>
        <w:jc w:val="both"/>
        <w:rPr>
          <w:rFonts w:ascii="Times New Roman" w:hAnsi="Times New Roman" w:cs="Times New Roman"/>
          <w:sz w:val="24"/>
          <w:szCs w:val="24"/>
        </w:rPr>
      </w:pPr>
    </w:p>
    <w:p w14:paraId="364BC58C" w14:textId="77777777" w:rsidR="001B407D" w:rsidRPr="003E5BA1" w:rsidRDefault="001B407D" w:rsidP="003E5BA1">
      <w:pPr>
        <w:spacing w:line="360" w:lineRule="auto"/>
        <w:jc w:val="both"/>
        <w:rPr>
          <w:rFonts w:ascii="Times New Roman" w:hAnsi="Times New Roman" w:cs="Times New Roman"/>
          <w:sz w:val="24"/>
          <w:szCs w:val="24"/>
        </w:rPr>
      </w:pPr>
    </w:p>
    <w:p w14:paraId="08319D34" w14:textId="77777777" w:rsidR="001B407D" w:rsidRPr="003E5BA1" w:rsidRDefault="001B407D" w:rsidP="003E5BA1">
      <w:pPr>
        <w:spacing w:line="360" w:lineRule="auto"/>
        <w:jc w:val="both"/>
        <w:rPr>
          <w:rFonts w:ascii="Times New Roman" w:hAnsi="Times New Roman" w:cs="Times New Roman"/>
          <w:sz w:val="24"/>
          <w:szCs w:val="24"/>
        </w:rPr>
      </w:pPr>
    </w:p>
    <w:p w14:paraId="305FE456" w14:textId="77777777" w:rsidR="001B407D" w:rsidRPr="003E5BA1" w:rsidRDefault="001B407D" w:rsidP="003E5BA1">
      <w:pPr>
        <w:spacing w:line="360" w:lineRule="auto"/>
        <w:jc w:val="both"/>
        <w:rPr>
          <w:rFonts w:ascii="Times New Roman" w:hAnsi="Times New Roman" w:cs="Times New Roman"/>
          <w:sz w:val="24"/>
          <w:szCs w:val="24"/>
        </w:rPr>
      </w:pPr>
    </w:p>
    <w:p w14:paraId="27DC26E4" w14:textId="77777777" w:rsidR="001B407D" w:rsidRPr="003E5BA1" w:rsidRDefault="001B407D" w:rsidP="003E5BA1">
      <w:pPr>
        <w:spacing w:line="360" w:lineRule="auto"/>
        <w:jc w:val="both"/>
        <w:rPr>
          <w:rFonts w:ascii="Times New Roman" w:hAnsi="Times New Roman" w:cs="Times New Roman"/>
          <w:sz w:val="24"/>
          <w:szCs w:val="24"/>
        </w:rPr>
      </w:pPr>
    </w:p>
    <w:p w14:paraId="22F17752" w14:textId="77777777" w:rsidR="001B407D" w:rsidRPr="003E5BA1" w:rsidRDefault="001B407D" w:rsidP="003E5BA1">
      <w:pPr>
        <w:spacing w:line="360" w:lineRule="auto"/>
        <w:jc w:val="both"/>
        <w:rPr>
          <w:rFonts w:ascii="Times New Roman" w:hAnsi="Times New Roman" w:cs="Times New Roman"/>
          <w:sz w:val="24"/>
          <w:szCs w:val="24"/>
        </w:rPr>
      </w:pPr>
    </w:p>
    <w:p w14:paraId="275B0CAB" w14:textId="77777777" w:rsidR="001B407D" w:rsidRPr="003E5BA1" w:rsidRDefault="001B407D" w:rsidP="003E5BA1">
      <w:pPr>
        <w:spacing w:line="360" w:lineRule="auto"/>
        <w:jc w:val="both"/>
        <w:rPr>
          <w:rFonts w:ascii="Times New Roman" w:hAnsi="Times New Roman" w:cs="Times New Roman"/>
          <w:sz w:val="24"/>
          <w:szCs w:val="24"/>
        </w:rPr>
      </w:pPr>
    </w:p>
    <w:p w14:paraId="1D566FC9" w14:textId="1F73A09C" w:rsidR="001B407D" w:rsidRPr="003E5BA1" w:rsidRDefault="001B407D" w:rsidP="003E5BA1">
      <w:pPr>
        <w:spacing w:line="360" w:lineRule="auto"/>
        <w:jc w:val="both"/>
        <w:rPr>
          <w:rFonts w:ascii="Times New Roman" w:hAnsi="Times New Roman" w:cs="Times New Roman"/>
          <w:sz w:val="24"/>
          <w:szCs w:val="24"/>
        </w:rPr>
      </w:pPr>
      <w:r w:rsidRPr="003E5BA1">
        <w:rPr>
          <w:rFonts w:ascii="Times New Roman" w:hAnsi="Times New Roman" w:cs="Times New Roman"/>
          <w:sz w:val="24"/>
          <w:szCs w:val="24"/>
        </w:rPr>
        <w:br w:type="page"/>
      </w:r>
    </w:p>
    <w:p w14:paraId="4905437E" w14:textId="77777777" w:rsidR="001B407D" w:rsidRPr="001748C4" w:rsidRDefault="001B407D" w:rsidP="003F2B60">
      <w:pPr>
        <w:pStyle w:val="Heading1"/>
      </w:pPr>
      <w:r w:rsidRPr="003E5BA1">
        <w:lastRenderedPageBreak/>
        <w:tab/>
      </w:r>
      <w:r w:rsidRPr="001748C4">
        <w:t xml:space="preserve">            </w:t>
      </w:r>
      <w:bookmarkStart w:id="5" w:name="_Toc202527916"/>
      <w:r w:rsidRPr="001748C4">
        <w:t>APPROVAL</w:t>
      </w:r>
      <w:bookmarkEnd w:id="5"/>
    </w:p>
    <w:p w14:paraId="69FB1263" w14:textId="77777777" w:rsidR="001B407D" w:rsidRPr="001748C4" w:rsidRDefault="001B407D"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I, the undersigned, certify that I have read through the manuscript of this research dissertation, and I am satisfied that it is for presentation and for award of the bachelor’s Degree in Accounting at INES-Ruhengeri. </w:t>
      </w:r>
    </w:p>
    <w:p w14:paraId="5FFD5A19" w14:textId="77777777" w:rsidR="001B407D" w:rsidRPr="001748C4" w:rsidRDefault="001B407D"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Supervisor’s names: Dr. NIYIBIZI Francois Xavier</w:t>
      </w:r>
    </w:p>
    <w:p w14:paraId="15764DC5" w14:textId="77777777" w:rsidR="001B407D" w:rsidRPr="001748C4" w:rsidRDefault="001B407D"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Supervisor’s signature…………………………… </w:t>
      </w:r>
    </w:p>
    <w:p w14:paraId="76924C7D" w14:textId="77777777" w:rsidR="001B407D" w:rsidRPr="001748C4" w:rsidRDefault="001B407D" w:rsidP="001748C4">
      <w:pPr>
        <w:spacing w:line="360" w:lineRule="auto"/>
        <w:jc w:val="both"/>
        <w:rPr>
          <w:rFonts w:ascii="Times New Roman" w:hAnsi="Times New Roman" w:cs="Times New Roman"/>
          <w:b/>
          <w:bCs/>
          <w:sz w:val="24"/>
          <w:szCs w:val="24"/>
        </w:rPr>
      </w:pPr>
      <w:r w:rsidRPr="001748C4">
        <w:rPr>
          <w:rFonts w:ascii="Times New Roman" w:hAnsi="Times New Roman" w:cs="Times New Roman"/>
          <w:sz w:val="24"/>
          <w:szCs w:val="24"/>
        </w:rPr>
        <w:t>Submission date……… /….... /2025</w:t>
      </w:r>
    </w:p>
    <w:p w14:paraId="78D3315F" w14:textId="77777777" w:rsidR="001B407D" w:rsidRPr="003E5BA1" w:rsidRDefault="001B407D" w:rsidP="003E5BA1">
      <w:pPr>
        <w:tabs>
          <w:tab w:val="left" w:pos="1090"/>
          <w:tab w:val="center" w:pos="4153"/>
        </w:tabs>
        <w:spacing w:line="360" w:lineRule="auto"/>
        <w:jc w:val="both"/>
        <w:rPr>
          <w:rFonts w:ascii="Times New Roman" w:hAnsi="Times New Roman" w:cs="Times New Roman"/>
          <w:sz w:val="24"/>
          <w:szCs w:val="24"/>
        </w:rPr>
      </w:pPr>
    </w:p>
    <w:p w14:paraId="0BB40133" w14:textId="77777777" w:rsidR="001B407D" w:rsidRPr="001748C4" w:rsidRDefault="001B407D" w:rsidP="001748C4">
      <w:pPr>
        <w:autoSpaceDE w:val="0"/>
        <w:autoSpaceDN w:val="0"/>
        <w:adjustRightInd w:val="0"/>
        <w:spacing w:line="360" w:lineRule="auto"/>
        <w:ind w:right="-342"/>
        <w:jc w:val="both"/>
        <w:rPr>
          <w:rFonts w:ascii="Times New Roman" w:eastAsia="Times New Roman" w:hAnsi="Times New Roman" w:cs="Times New Roman"/>
          <w:sz w:val="24"/>
          <w:szCs w:val="24"/>
        </w:rPr>
      </w:pPr>
      <w:r w:rsidRPr="001748C4">
        <w:rPr>
          <w:rFonts w:ascii="Times New Roman" w:eastAsia="Times New Roman" w:hAnsi="Times New Roman" w:cs="Times New Roman"/>
          <w:sz w:val="24"/>
          <w:szCs w:val="24"/>
        </w:rPr>
        <w:t>The name of co-supervisor: Dr. NSANZUMUHIRE Silas</w:t>
      </w:r>
    </w:p>
    <w:p w14:paraId="139EBBE6" w14:textId="77777777" w:rsidR="001B407D" w:rsidRPr="001748C4" w:rsidRDefault="001B407D" w:rsidP="001748C4">
      <w:pPr>
        <w:autoSpaceDE w:val="0"/>
        <w:autoSpaceDN w:val="0"/>
        <w:adjustRightInd w:val="0"/>
        <w:spacing w:line="360" w:lineRule="auto"/>
        <w:ind w:right="-342"/>
        <w:jc w:val="both"/>
        <w:rPr>
          <w:rFonts w:ascii="Times New Roman" w:eastAsia="Times New Roman" w:hAnsi="Times New Roman" w:cs="Times New Roman"/>
          <w:sz w:val="24"/>
          <w:szCs w:val="24"/>
        </w:rPr>
      </w:pPr>
    </w:p>
    <w:p w14:paraId="4B9B2D23" w14:textId="77777777" w:rsidR="001B407D" w:rsidRPr="001748C4" w:rsidRDefault="001B407D" w:rsidP="001748C4">
      <w:pPr>
        <w:autoSpaceDE w:val="0"/>
        <w:autoSpaceDN w:val="0"/>
        <w:adjustRightInd w:val="0"/>
        <w:spacing w:line="360" w:lineRule="auto"/>
        <w:ind w:right="-342"/>
        <w:jc w:val="both"/>
        <w:rPr>
          <w:rFonts w:ascii="Times New Roman" w:eastAsia="Times New Roman" w:hAnsi="Times New Roman" w:cs="Times New Roman"/>
          <w:sz w:val="24"/>
          <w:szCs w:val="24"/>
        </w:rPr>
      </w:pPr>
      <w:r w:rsidRPr="001748C4">
        <w:rPr>
          <w:rFonts w:ascii="Times New Roman" w:eastAsia="Times New Roman" w:hAnsi="Times New Roman" w:cs="Times New Roman"/>
          <w:sz w:val="24"/>
          <w:szCs w:val="24"/>
        </w:rPr>
        <w:t>Signature of the co-supervisor: …………………………</w:t>
      </w:r>
    </w:p>
    <w:p w14:paraId="1B1F759A" w14:textId="77777777" w:rsidR="001B407D" w:rsidRPr="001748C4" w:rsidRDefault="001B407D" w:rsidP="001748C4">
      <w:pPr>
        <w:autoSpaceDE w:val="0"/>
        <w:autoSpaceDN w:val="0"/>
        <w:adjustRightInd w:val="0"/>
        <w:spacing w:line="360" w:lineRule="auto"/>
        <w:ind w:right="-342"/>
        <w:jc w:val="both"/>
        <w:rPr>
          <w:rFonts w:ascii="Times New Roman" w:eastAsia="Times New Roman" w:hAnsi="Times New Roman" w:cs="Times New Roman"/>
          <w:sz w:val="24"/>
          <w:szCs w:val="24"/>
        </w:rPr>
      </w:pPr>
      <w:r w:rsidRPr="001748C4">
        <w:rPr>
          <w:rFonts w:ascii="Times New Roman" w:eastAsia="Times New Roman" w:hAnsi="Times New Roman" w:cs="Times New Roman"/>
          <w:sz w:val="24"/>
          <w:szCs w:val="24"/>
        </w:rPr>
        <w:t>Submission date: …………/…………………/……………</w:t>
      </w:r>
    </w:p>
    <w:p w14:paraId="20EF5F47" w14:textId="77777777" w:rsidR="001B407D" w:rsidRPr="001748C4" w:rsidRDefault="001B407D" w:rsidP="001748C4">
      <w:pPr>
        <w:spacing w:line="360" w:lineRule="auto"/>
        <w:jc w:val="both"/>
        <w:rPr>
          <w:rFonts w:ascii="Times New Roman" w:hAnsi="Times New Roman" w:cs="Times New Roman"/>
          <w:sz w:val="24"/>
          <w:szCs w:val="24"/>
        </w:rPr>
      </w:pPr>
    </w:p>
    <w:p w14:paraId="31E53892" w14:textId="191FECFC" w:rsidR="001B407D" w:rsidRPr="003E5BA1" w:rsidRDefault="001B407D" w:rsidP="003E5BA1">
      <w:pPr>
        <w:tabs>
          <w:tab w:val="left" w:pos="1090"/>
          <w:tab w:val="center" w:pos="4153"/>
        </w:tabs>
        <w:spacing w:line="360" w:lineRule="auto"/>
        <w:jc w:val="both"/>
        <w:rPr>
          <w:rFonts w:ascii="Times New Roman" w:hAnsi="Times New Roman" w:cs="Times New Roman"/>
          <w:sz w:val="24"/>
          <w:szCs w:val="24"/>
        </w:rPr>
      </w:pPr>
      <w:r w:rsidRPr="003E5BA1">
        <w:rPr>
          <w:rFonts w:ascii="Times New Roman" w:hAnsi="Times New Roman" w:cs="Times New Roman"/>
          <w:sz w:val="24"/>
          <w:szCs w:val="24"/>
        </w:rPr>
        <w:tab/>
      </w:r>
    </w:p>
    <w:p w14:paraId="13C7C9F6" w14:textId="4A518332" w:rsidR="005A22A3" w:rsidRPr="001748C4" w:rsidRDefault="001B407D" w:rsidP="003F2B60">
      <w:pPr>
        <w:pStyle w:val="Heading1"/>
      </w:pPr>
      <w:r w:rsidRPr="003E5BA1">
        <w:br w:type="page"/>
      </w:r>
      <w:r w:rsidR="003F2B60">
        <w:lastRenderedPageBreak/>
        <w:t xml:space="preserve">                                       </w:t>
      </w:r>
      <w:bookmarkStart w:id="6" w:name="_Toc202527917"/>
      <w:r w:rsidR="005A22A3" w:rsidRPr="001748C4">
        <w:t>DEDICATION</w:t>
      </w:r>
      <w:bookmarkEnd w:id="6"/>
    </w:p>
    <w:p w14:paraId="729BAAAC" w14:textId="77777777" w:rsidR="005A22A3" w:rsidRPr="001748C4" w:rsidRDefault="005A22A3" w:rsidP="001748C4">
      <w:pPr>
        <w:spacing w:line="360" w:lineRule="auto"/>
        <w:jc w:val="both"/>
        <w:rPr>
          <w:rFonts w:ascii="Times New Roman" w:hAnsi="Times New Roman" w:cs="Times New Roman"/>
          <w:b/>
          <w:bCs/>
          <w:sz w:val="24"/>
          <w:szCs w:val="24"/>
        </w:rPr>
      </w:pPr>
      <w:r w:rsidRPr="001748C4">
        <w:rPr>
          <w:rFonts w:ascii="Times New Roman" w:hAnsi="Times New Roman" w:cs="Times New Roman"/>
          <w:sz w:val="24"/>
          <w:szCs w:val="24"/>
        </w:rPr>
        <w:t>This work is dedicated to</w:t>
      </w:r>
      <w:r w:rsidRPr="001748C4">
        <w:rPr>
          <w:rFonts w:ascii="Times New Roman" w:eastAsia="Calibri" w:hAnsi="Times New Roman" w:cs="Times New Roman"/>
          <w:color w:val="171717" w:themeColor="background2" w:themeShade="1A"/>
          <w:sz w:val="24"/>
          <w:szCs w:val="24"/>
        </w:rPr>
        <w:t xml:space="preserve"> Almighty God</w:t>
      </w:r>
      <w:r w:rsidRPr="001748C4">
        <w:rPr>
          <w:rFonts w:ascii="Times New Roman" w:hAnsi="Times New Roman" w:cs="Times New Roman"/>
          <w:sz w:val="24"/>
          <w:szCs w:val="24"/>
        </w:rPr>
        <w:t xml:space="preserve">, my beloved family, my Friends and </w:t>
      </w:r>
      <w:r w:rsidRPr="001748C4">
        <w:rPr>
          <w:rFonts w:ascii="Times New Roman" w:eastAsia="Calibri" w:hAnsi="Times New Roman" w:cs="Times New Roman"/>
          <w:color w:val="171717" w:themeColor="background2" w:themeShade="1A"/>
          <w:sz w:val="24"/>
          <w:szCs w:val="24"/>
        </w:rPr>
        <w:t>my supervisor</w:t>
      </w:r>
      <w:r w:rsidRPr="001748C4">
        <w:rPr>
          <w:rFonts w:ascii="Times New Roman" w:hAnsi="Times New Roman" w:cs="Times New Roman"/>
          <w:sz w:val="24"/>
          <w:szCs w:val="24"/>
        </w:rPr>
        <w:t xml:space="preserve"> for their love, support and encouragement during my studies.</w:t>
      </w:r>
    </w:p>
    <w:p w14:paraId="58EF6D30" w14:textId="77777777" w:rsidR="005A22A3" w:rsidRPr="001748C4" w:rsidRDefault="005A22A3" w:rsidP="001748C4">
      <w:pPr>
        <w:spacing w:line="360" w:lineRule="auto"/>
        <w:jc w:val="both"/>
        <w:rPr>
          <w:rFonts w:ascii="Times New Roman" w:hAnsi="Times New Roman" w:cs="Times New Roman"/>
          <w:sz w:val="24"/>
          <w:szCs w:val="24"/>
        </w:rPr>
      </w:pPr>
    </w:p>
    <w:p w14:paraId="7530E03E" w14:textId="77777777" w:rsidR="005A22A3" w:rsidRPr="003E5BA1" w:rsidRDefault="005A22A3" w:rsidP="003E5BA1">
      <w:pPr>
        <w:spacing w:line="360" w:lineRule="auto"/>
        <w:jc w:val="both"/>
        <w:rPr>
          <w:rFonts w:ascii="Times New Roman" w:hAnsi="Times New Roman" w:cs="Times New Roman"/>
          <w:sz w:val="24"/>
          <w:szCs w:val="24"/>
        </w:rPr>
      </w:pPr>
      <w:r w:rsidRPr="003E5BA1">
        <w:rPr>
          <w:rFonts w:ascii="Times New Roman" w:hAnsi="Times New Roman" w:cs="Times New Roman"/>
          <w:sz w:val="24"/>
          <w:szCs w:val="24"/>
        </w:rPr>
        <w:br w:type="page"/>
      </w:r>
    </w:p>
    <w:p w14:paraId="40140B7D" w14:textId="77777777" w:rsidR="005A22A3" w:rsidRPr="001748C4" w:rsidRDefault="005A22A3" w:rsidP="001748C4">
      <w:pPr>
        <w:spacing w:line="360" w:lineRule="auto"/>
        <w:jc w:val="both"/>
        <w:rPr>
          <w:rFonts w:ascii="Times New Roman" w:hAnsi="Times New Roman" w:cs="Times New Roman"/>
          <w:sz w:val="24"/>
          <w:szCs w:val="24"/>
        </w:rPr>
      </w:pPr>
    </w:p>
    <w:p w14:paraId="5C098197" w14:textId="77777777" w:rsidR="005A22A3" w:rsidRPr="001748C4" w:rsidRDefault="005A22A3" w:rsidP="003F2B60">
      <w:pPr>
        <w:pStyle w:val="Heading1"/>
      </w:pPr>
      <w:r w:rsidRPr="001748C4">
        <w:t xml:space="preserve">                                 </w:t>
      </w:r>
      <w:bookmarkStart w:id="7" w:name="_Toc202527918"/>
      <w:r w:rsidRPr="001748C4">
        <w:t>ACKNOWLEDEMENTS</w:t>
      </w:r>
      <w:bookmarkEnd w:id="7"/>
    </w:p>
    <w:p w14:paraId="322FE17F" w14:textId="77777777" w:rsidR="003F2B60" w:rsidRDefault="003F2B60" w:rsidP="001748C4">
      <w:pPr>
        <w:autoSpaceDE w:val="0"/>
        <w:autoSpaceDN w:val="0"/>
        <w:adjustRightInd w:val="0"/>
        <w:spacing w:line="360" w:lineRule="auto"/>
        <w:ind w:right="-342"/>
        <w:jc w:val="both"/>
        <w:rPr>
          <w:rFonts w:ascii="Times New Roman" w:hAnsi="Times New Roman" w:cs="Times New Roman"/>
          <w:sz w:val="24"/>
          <w:szCs w:val="24"/>
        </w:rPr>
      </w:pPr>
    </w:p>
    <w:p w14:paraId="73BD6D1F" w14:textId="1EA4C540" w:rsidR="005A22A3" w:rsidRPr="001748C4" w:rsidRDefault="005A22A3" w:rsidP="001748C4">
      <w:pPr>
        <w:autoSpaceDE w:val="0"/>
        <w:autoSpaceDN w:val="0"/>
        <w:adjustRightInd w:val="0"/>
        <w:spacing w:line="360" w:lineRule="auto"/>
        <w:ind w:right="-342"/>
        <w:jc w:val="both"/>
        <w:rPr>
          <w:rFonts w:ascii="Times New Roman" w:eastAsia="Times New Roman" w:hAnsi="Times New Roman" w:cs="Times New Roman"/>
          <w:sz w:val="24"/>
          <w:szCs w:val="24"/>
        </w:rPr>
      </w:pPr>
      <w:r w:rsidRPr="001748C4">
        <w:rPr>
          <w:rFonts w:ascii="Times New Roman" w:hAnsi="Times New Roman" w:cs="Times New Roman"/>
          <w:sz w:val="24"/>
          <w:szCs w:val="24"/>
        </w:rPr>
        <w:t xml:space="preserve">The accomplishment of this study result is due to the efforts of many persons, to whom I offer my gratitude. First and foremost, I want to convey my deepest appreciation to my supervisor Dr. NIYIBIZI Francois Xavier and </w:t>
      </w:r>
      <w:r w:rsidRPr="001748C4">
        <w:rPr>
          <w:rFonts w:ascii="Times New Roman" w:eastAsia="Times New Roman" w:hAnsi="Times New Roman" w:cs="Times New Roman"/>
          <w:sz w:val="24"/>
          <w:szCs w:val="24"/>
        </w:rPr>
        <w:t>co-supervisor Dr. NSANZUMUHIRE Silas</w:t>
      </w:r>
    </w:p>
    <w:p w14:paraId="45103459" w14:textId="77777777" w:rsidR="005A22A3" w:rsidRPr="001748C4" w:rsidRDefault="005A22A3"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who directed me throughout the writing process, devoting much time and effort to providing careful direction, significant assistance, and excellent recommendations that aided in the completion of my research.</w:t>
      </w:r>
    </w:p>
    <w:p w14:paraId="19B51E5D" w14:textId="77777777" w:rsidR="005A22A3" w:rsidRPr="001748C4" w:rsidRDefault="005A22A3"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p>
    <w:p w14:paraId="545A9C11" w14:textId="77777777" w:rsidR="005A22A3" w:rsidRPr="001748C4" w:rsidRDefault="005A22A3"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Special thanks go to the management of INES campus for its support during my post graduate studies. Special thanks to my beloved Uncle and my mother for their support and encouragement throughout this course. </w:t>
      </w:r>
    </w:p>
    <w:p w14:paraId="3322208D" w14:textId="77777777" w:rsidR="005A22A3" w:rsidRPr="001748C4" w:rsidRDefault="005A22A3"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I'd want to express my gratitude to my family and friends for their many contributions during the course of my studies. Financial success, in particular, has been the bedrock of all my accomplishments.</w:t>
      </w:r>
    </w:p>
    <w:p w14:paraId="480D9956" w14:textId="77777777" w:rsidR="009C7B92" w:rsidRPr="003E5BA1" w:rsidRDefault="009C7B92" w:rsidP="003E5BA1">
      <w:pPr>
        <w:spacing w:line="360" w:lineRule="auto"/>
        <w:jc w:val="both"/>
        <w:rPr>
          <w:rFonts w:ascii="Times New Roman" w:hAnsi="Times New Roman" w:cs="Times New Roman"/>
          <w:sz w:val="24"/>
          <w:szCs w:val="24"/>
        </w:rPr>
      </w:pPr>
      <w:r w:rsidRPr="003E5BA1">
        <w:rPr>
          <w:rFonts w:ascii="Times New Roman" w:hAnsi="Times New Roman" w:cs="Times New Roman"/>
          <w:sz w:val="24"/>
          <w:szCs w:val="24"/>
        </w:rPr>
        <w:br w:type="page"/>
      </w:r>
    </w:p>
    <w:p w14:paraId="1D5CBE38" w14:textId="77777777" w:rsidR="003F2B60" w:rsidRPr="003822B9" w:rsidRDefault="009C7B92" w:rsidP="003822B9">
      <w:pPr>
        <w:pStyle w:val="Heading1"/>
        <w:spacing w:line="360" w:lineRule="auto"/>
        <w:jc w:val="both"/>
        <w:rPr>
          <w:rFonts w:ascii="Times New Roman" w:hAnsi="Times New Roman" w:cs="Times New Roman"/>
          <w:b w:val="0"/>
          <w:bCs w:val="0"/>
        </w:rPr>
      </w:pPr>
      <w:r w:rsidRPr="003F2B60">
        <w:lastRenderedPageBreak/>
        <w:t xml:space="preserve">                                        </w:t>
      </w:r>
      <w:r w:rsidRPr="003822B9">
        <w:rPr>
          <w:rFonts w:ascii="Times New Roman" w:hAnsi="Times New Roman" w:cs="Times New Roman"/>
        </w:rPr>
        <w:t xml:space="preserve"> </w:t>
      </w:r>
      <w:bookmarkStart w:id="8" w:name="_Toc202527919"/>
      <w:r w:rsidRPr="003822B9">
        <w:rPr>
          <w:rFonts w:ascii="Times New Roman" w:hAnsi="Times New Roman" w:cs="Times New Roman"/>
        </w:rPr>
        <w:t>ABSTRACT</w:t>
      </w:r>
      <w:bookmarkEnd w:id="8"/>
      <w:r w:rsidRPr="003822B9">
        <w:rPr>
          <w:rFonts w:ascii="Times New Roman" w:hAnsi="Times New Roman" w:cs="Times New Roman"/>
        </w:rPr>
        <w:br/>
      </w:r>
    </w:p>
    <w:p w14:paraId="714DD803" w14:textId="77777777" w:rsidR="00CA04D5" w:rsidRPr="00CA04D5" w:rsidRDefault="00CA04D5" w:rsidP="00CA04D5">
      <w:pPr>
        <w:spacing w:line="360" w:lineRule="auto"/>
        <w:jc w:val="both"/>
        <w:rPr>
          <w:rFonts w:ascii="Times New Roman" w:hAnsi="Times New Roman" w:cs="Times New Roman"/>
          <w:sz w:val="24"/>
          <w:szCs w:val="24"/>
        </w:rPr>
      </w:pPr>
      <w:r w:rsidRPr="00CA04D5">
        <w:rPr>
          <w:rFonts w:ascii="Times New Roman" w:hAnsi="Times New Roman" w:cs="Times New Roman"/>
          <w:sz w:val="24"/>
          <w:szCs w:val="24"/>
        </w:rPr>
        <w:t>This study investigates the role of corporate governance in the profitability of insurance companies, with a specific focus on SONARWA Insurance Company during the period 2020–2024. The main objective was to determine how governance practices influence financial performance. Specifically, the study aimed to: (1) analyze the key corporate governance practices implemented at SONARWA, (2) assess the company's profitability levels, and (3) examine the relationship between governance structures and profitability indicators.</w:t>
      </w:r>
    </w:p>
    <w:p w14:paraId="5264F1E3" w14:textId="77777777" w:rsidR="00CA04D5" w:rsidRPr="00CA04D5" w:rsidRDefault="00CA04D5" w:rsidP="00CA04D5">
      <w:pPr>
        <w:spacing w:line="360" w:lineRule="auto"/>
        <w:jc w:val="both"/>
        <w:rPr>
          <w:rFonts w:ascii="Times New Roman" w:hAnsi="Times New Roman" w:cs="Times New Roman"/>
          <w:sz w:val="24"/>
          <w:szCs w:val="24"/>
        </w:rPr>
      </w:pPr>
      <w:r w:rsidRPr="00CA04D5">
        <w:rPr>
          <w:rFonts w:ascii="Times New Roman" w:hAnsi="Times New Roman" w:cs="Times New Roman"/>
          <w:sz w:val="24"/>
          <w:szCs w:val="24"/>
        </w:rPr>
        <w:t>The research employed a descriptive design and relied on both primary and secondary data sources. Primary data were collected through structured questionnaires distributed to 50 purposively selected employees across top management, board, and finance departments. Secondary data included annual reports and audited financial statements. Data analysis was conducted using SPSS to perform descriptive statistics and correlation analysis.</w:t>
      </w:r>
    </w:p>
    <w:p w14:paraId="05A0629E" w14:textId="4D4B67CC" w:rsidR="00CA04D5" w:rsidRPr="00CA04D5" w:rsidRDefault="00CA04D5" w:rsidP="00CA04D5">
      <w:pPr>
        <w:spacing w:line="360" w:lineRule="auto"/>
        <w:jc w:val="both"/>
        <w:rPr>
          <w:rFonts w:ascii="Times New Roman" w:hAnsi="Times New Roman" w:cs="Times New Roman"/>
          <w:sz w:val="24"/>
          <w:szCs w:val="24"/>
        </w:rPr>
      </w:pPr>
      <w:r w:rsidRPr="00CA04D5">
        <w:rPr>
          <w:rFonts w:ascii="Times New Roman" w:hAnsi="Times New Roman" w:cs="Times New Roman"/>
          <w:sz w:val="24"/>
          <w:szCs w:val="24"/>
        </w:rPr>
        <w:t>Findings revealed that SONARWA has implemented robust governance mechanisms, including an independent board, active audit committees, and clear ethical policies. A majority of respondents (85–90%) agreed that these practices contributed to financial stability, consistent and growth in premiums. Furthermore, the study found a strong positive correlation (r = 0.82) between governance practices and key profitability indicators such as Return on Assets (ROA), customer satisfaction, product quality, and net profit margin.</w:t>
      </w:r>
    </w:p>
    <w:p w14:paraId="7D17E549" w14:textId="74F3F002" w:rsidR="00BB7445" w:rsidRPr="003822B9" w:rsidRDefault="00CA04D5" w:rsidP="00CA04D5">
      <w:pPr>
        <w:spacing w:line="360" w:lineRule="auto"/>
        <w:jc w:val="both"/>
        <w:rPr>
          <w:rFonts w:ascii="Times New Roman" w:hAnsi="Times New Roman" w:cs="Times New Roman"/>
          <w:sz w:val="24"/>
          <w:szCs w:val="24"/>
        </w:rPr>
      </w:pPr>
      <w:r w:rsidRPr="00CA04D5">
        <w:rPr>
          <w:rFonts w:ascii="Times New Roman" w:hAnsi="Times New Roman" w:cs="Times New Roman"/>
          <w:sz w:val="24"/>
          <w:szCs w:val="24"/>
        </w:rPr>
        <w:t>The study concludes that effective corporate governance significantly enhances profitability in insurance companies. It recommends strengthening board independence, improving financial transparency, and conducting regular governance audits to ensure long-term financial sustainability.</w:t>
      </w:r>
      <w:r w:rsidR="00BB7445" w:rsidRPr="003822B9">
        <w:rPr>
          <w:rFonts w:ascii="Times New Roman" w:hAnsi="Times New Roman" w:cs="Times New Roman"/>
          <w:sz w:val="24"/>
          <w:szCs w:val="24"/>
        </w:rPr>
        <w:br w:type="page"/>
      </w:r>
    </w:p>
    <w:p w14:paraId="4F224CCC" w14:textId="77777777" w:rsidR="00BB7445" w:rsidRPr="003E5BA1" w:rsidRDefault="00BB7445" w:rsidP="003E5BA1">
      <w:pPr>
        <w:spacing w:line="360" w:lineRule="auto"/>
        <w:jc w:val="both"/>
        <w:rPr>
          <w:rFonts w:ascii="Times New Roman" w:hAnsi="Times New Roman" w:cs="Times New Roman"/>
          <w:sz w:val="24"/>
          <w:szCs w:val="24"/>
        </w:rPr>
      </w:pPr>
    </w:p>
    <w:p w14:paraId="1704C2DF" w14:textId="77777777" w:rsidR="00BB7445" w:rsidRPr="003E5BA1" w:rsidRDefault="00BB7445" w:rsidP="003E5BA1">
      <w:pPr>
        <w:spacing w:line="360" w:lineRule="auto"/>
        <w:jc w:val="both"/>
        <w:rPr>
          <w:rFonts w:ascii="Times New Roman" w:hAnsi="Times New Roman" w:cs="Times New Roman"/>
          <w:sz w:val="24"/>
          <w:szCs w:val="24"/>
        </w:rPr>
      </w:pPr>
    </w:p>
    <w:p w14:paraId="10FFB90F" w14:textId="039765F4" w:rsidR="00BB7445" w:rsidRPr="003E5BA1" w:rsidRDefault="00BB7445" w:rsidP="003E5BA1">
      <w:pPr>
        <w:tabs>
          <w:tab w:val="left" w:pos="1195"/>
        </w:tabs>
        <w:spacing w:line="360" w:lineRule="auto"/>
        <w:jc w:val="both"/>
        <w:rPr>
          <w:rFonts w:ascii="Times New Roman" w:hAnsi="Times New Roman" w:cs="Times New Roman"/>
          <w:sz w:val="24"/>
          <w:szCs w:val="24"/>
        </w:rPr>
      </w:pPr>
      <w:r w:rsidRPr="003E5BA1">
        <w:rPr>
          <w:rFonts w:ascii="Times New Roman" w:hAnsi="Times New Roman" w:cs="Times New Roman"/>
          <w:sz w:val="24"/>
          <w:szCs w:val="24"/>
        </w:rPr>
        <w:t>TABLE OF CONTENT</w:t>
      </w:r>
    </w:p>
    <w:sdt>
      <w:sdtPr>
        <w:rPr>
          <w:rFonts w:ascii="Times New Roman" w:eastAsiaTheme="minorEastAsia" w:hAnsi="Times New Roman" w:cs="Times New Roman"/>
          <w:color w:val="auto"/>
          <w:sz w:val="24"/>
          <w:szCs w:val="24"/>
          <w:lang w:eastAsia="zh-CN"/>
        </w:rPr>
        <w:id w:val="-382487373"/>
        <w:docPartObj>
          <w:docPartGallery w:val="Table of Contents"/>
          <w:docPartUnique/>
        </w:docPartObj>
      </w:sdtPr>
      <w:sdtEndPr>
        <w:rPr>
          <w:b/>
          <w:bCs/>
          <w:noProof/>
        </w:rPr>
      </w:sdtEndPr>
      <w:sdtContent>
        <w:p w14:paraId="720202BB" w14:textId="6608A476" w:rsidR="00180269" w:rsidRPr="003E5BA1" w:rsidRDefault="00180269" w:rsidP="003E5BA1">
          <w:pPr>
            <w:pStyle w:val="TOCHeading"/>
            <w:spacing w:line="360" w:lineRule="auto"/>
            <w:jc w:val="both"/>
            <w:rPr>
              <w:rFonts w:ascii="Times New Roman" w:hAnsi="Times New Roman" w:cs="Times New Roman"/>
              <w:sz w:val="24"/>
              <w:szCs w:val="24"/>
            </w:rPr>
          </w:pPr>
          <w:r w:rsidRPr="003E5BA1">
            <w:rPr>
              <w:rFonts w:ascii="Times New Roman" w:hAnsi="Times New Roman" w:cs="Times New Roman"/>
              <w:sz w:val="24"/>
              <w:szCs w:val="24"/>
            </w:rPr>
            <w:t>Table of Contents</w:t>
          </w:r>
        </w:p>
        <w:p w14:paraId="68113446" w14:textId="417A166C" w:rsidR="003822B9" w:rsidRDefault="00180269">
          <w:pPr>
            <w:pStyle w:val="TOC1"/>
            <w:tabs>
              <w:tab w:val="right" w:leader="dot" w:pos="8296"/>
            </w:tabs>
            <w:rPr>
              <w:rFonts w:cstheme="minorBidi"/>
              <w:noProof/>
              <w:kern w:val="2"/>
              <w:sz w:val="24"/>
              <w:szCs w:val="24"/>
              <w14:ligatures w14:val="standardContextual"/>
            </w:rPr>
          </w:pPr>
          <w:r w:rsidRPr="003E5BA1">
            <w:rPr>
              <w:rFonts w:ascii="Times New Roman" w:hAnsi="Times New Roman"/>
              <w:sz w:val="24"/>
              <w:szCs w:val="24"/>
            </w:rPr>
            <w:fldChar w:fldCharType="begin"/>
          </w:r>
          <w:r w:rsidRPr="003E5BA1">
            <w:rPr>
              <w:rFonts w:ascii="Times New Roman" w:hAnsi="Times New Roman"/>
              <w:sz w:val="24"/>
              <w:szCs w:val="24"/>
            </w:rPr>
            <w:instrText xml:space="preserve"> TOC \o "1-3" \h \z \u </w:instrText>
          </w:r>
          <w:r w:rsidRPr="003E5BA1">
            <w:rPr>
              <w:rFonts w:ascii="Times New Roman" w:hAnsi="Times New Roman"/>
              <w:sz w:val="24"/>
              <w:szCs w:val="24"/>
            </w:rPr>
            <w:fldChar w:fldCharType="separate"/>
          </w:r>
          <w:hyperlink w:anchor="_Toc202527915" w:history="1">
            <w:r w:rsidR="003822B9" w:rsidRPr="00203A84">
              <w:rPr>
                <w:rStyle w:val="Hyperlink"/>
                <w:rFonts w:ascii="Times New Roman" w:hAnsi="Times New Roman"/>
                <w:noProof/>
              </w:rPr>
              <w:t>DECLARATION</w:t>
            </w:r>
            <w:r w:rsidR="003822B9">
              <w:rPr>
                <w:noProof/>
                <w:webHidden/>
              </w:rPr>
              <w:tab/>
            </w:r>
            <w:r w:rsidR="003822B9">
              <w:rPr>
                <w:noProof/>
                <w:webHidden/>
              </w:rPr>
              <w:fldChar w:fldCharType="begin"/>
            </w:r>
            <w:r w:rsidR="003822B9">
              <w:rPr>
                <w:noProof/>
                <w:webHidden/>
              </w:rPr>
              <w:instrText xml:space="preserve"> PAGEREF _Toc202527915 \h </w:instrText>
            </w:r>
            <w:r w:rsidR="003822B9">
              <w:rPr>
                <w:noProof/>
                <w:webHidden/>
              </w:rPr>
            </w:r>
            <w:r w:rsidR="003822B9">
              <w:rPr>
                <w:noProof/>
                <w:webHidden/>
              </w:rPr>
              <w:fldChar w:fldCharType="separate"/>
            </w:r>
            <w:r w:rsidR="003822B9">
              <w:rPr>
                <w:noProof/>
                <w:webHidden/>
              </w:rPr>
              <w:t>ii</w:t>
            </w:r>
            <w:r w:rsidR="003822B9">
              <w:rPr>
                <w:noProof/>
                <w:webHidden/>
              </w:rPr>
              <w:fldChar w:fldCharType="end"/>
            </w:r>
          </w:hyperlink>
        </w:p>
        <w:p w14:paraId="770F4010" w14:textId="362E368E" w:rsidR="003822B9" w:rsidRDefault="003822B9">
          <w:pPr>
            <w:pStyle w:val="TOC1"/>
            <w:tabs>
              <w:tab w:val="right" w:leader="dot" w:pos="8296"/>
            </w:tabs>
            <w:rPr>
              <w:rFonts w:cstheme="minorBidi"/>
              <w:noProof/>
              <w:kern w:val="2"/>
              <w:sz w:val="24"/>
              <w:szCs w:val="24"/>
              <w14:ligatures w14:val="standardContextual"/>
            </w:rPr>
          </w:pPr>
          <w:hyperlink w:anchor="_Toc202527916" w:history="1">
            <w:r w:rsidRPr="00203A84">
              <w:rPr>
                <w:rStyle w:val="Hyperlink"/>
                <w:noProof/>
              </w:rPr>
              <w:t>APPROVAL</w:t>
            </w:r>
            <w:r>
              <w:rPr>
                <w:noProof/>
                <w:webHidden/>
              </w:rPr>
              <w:tab/>
            </w:r>
            <w:r>
              <w:rPr>
                <w:noProof/>
                <w:webHidden/>
              </w:rPr>
              <w:fldChar w:fldCharType="begin"/>
            </w:r>
            <w:r>
              <w:rPr>
                <w:noProof/>
                <w:webHidden/>
              </w:rPr>
              <w:instrText xml:space="preserve"> PAGEREF _Toc202527916 \h </w:instrText>
            </w:r>
            <w:r>
              <w:rPr>
                <w:noProof/>
                <w:webHidden/>
              </w:rPr>
            </w:r>
            <w:r>
              <w:rPr>
                <w:noProof/>
                <w:webHidden/>
              </w:rPr>
              <w:fldChar w:fldCharType="separate"/>
            </w:r>
            <w:r>
              <w:rPr>
                <w:noProof/>
                <w:webHidden/>
              </w:rPr>
              <w:t>iii</w:t>
            </w:r>
            <w:r>
              <w:rPr>
                <w:noProof/>
                <w:webHidden/>
              </w:rPr>
              <w:fldChar w:fldCharType="end"/>
            </w:r>
          </w:hyperlink>
        </w:p>
        <w:p w14:paraId="1F198F77" w14:textId="76005343" w:rsidR="003822B9" w:rsidRDefault="003822B9">
          <w:pPr>
            <w:pStyle w:val="TOC1"/>
            <w:tabs>
              <w:tab w:val="right" w:leader="dot" w:pos="8296"/>
            </w:tabs>
            <w:rPr>
              <w:rFonts w:cstheme="minorBidi"/>
              <w:noProof/>
              <w:kern w:val="2"/>
              <w:sz w:val="24"/>
              <w:szCs w:val="24"/>
              <w14:ligatures w14:val="standardContextual"/>
            </w:rPr>
          </w:pPr>
          <w:hyperlink w:anchor="_Toc202527917" w:history="1">
            <w:r w:rsidRPr="00203A84">
              <w:rPr>
                <w:rStyle w:val="Hyperlink"/>
                <w:noProof/>
              </w:rPr>
              <w:t>DEDICATION</w:t>
            </w:r>
            <w:r>
              <w:rPr>
                <w:noProof/>
                <w:webHidden/>
              </w:rPr>
              <w:tab/>
            </w:r>
            <w:r>
              <w:rPr>
                <w:noProof/>
                <w:webHidden/>
              </w:rPr>
              <w:fldChar w:fldCharType="begin"/>
            </w:r>
            <w:r>
              <w:rPr>
                <w:noProof/>
                <w:webHidden/>
              </w:rPr>
              <w:instrText xml:space="preserve"> PAGEREF _Toc202527917 \h </w:instrText>
            </w:r>
            <w:r>
              <w:rPr>
                <w:noProof/>
                <w:webHidden/>
              </w:rPr>
            </w:r>
            <w:r>
              <w:rPr>
                <w:noProof/>
                <w:webHidden/>
              </w:rPr>
              <w:fldChar w:fldCharType="separate"/>
            </w:r>
            <w:r>
              <w:rPr>
                <w:noProof/>
                <w:webHidden/>
              </w:rPr>
              <w:t>iv</w:t>
            </w:r>
            <w:r>
              <w:rPr>
                <w:noProof/>
                <w:webHidden/>
              </w:rPr>
              <w:fldChar w:fldCharType="end"/>
            </w:r>
          </w:hyperlink>
        </w:p>
        <w:p w14:paraId="32A18034" w14:textId="2EC0D074" w:rsidR="003822B9" w:rsidRDefault="003822B9">
          <w:pPr>
            <w:pStyle w:val="TOC1"/>
            <w:tabs>
              <w:tab w:val="right" w:leader="dot" w:pos="8296"/>
            </w:tabs>
            <w:rPr>
              <w:rFonts w:cstheme="minorBidi"/>
              <w:noProof/>
              <w:kern w:val="2"/>
              <w:sz w:val="24"/>
              <w:szCs w:val="24"/>
              <w14:ligatures w14:val="standardContextual"/>
            </w:rPr>
          </w:pPr>
          <w:hyperlink w:anchor="_Toc202527918" w:history="1">
            <w:r w:rsidRPr="00203A84">
              <w:rPr>
                <w:rStyle w:val="Hyperlink"/>
                <w:noProof/>
              </w:rPr>
              <w:t>ACKNOWLEDEMENTS</w:t>
            </w:r>
            <w:r>
              <w:rPr>
                <w:noProof/>
                <w:webHidden/>
              </w:rPr>
              <w:tab/>
            </w:r>
            <w:r>
              <w:rPr>
                <w:noProof/>
                <w:webHidden/>
              </w:rPr>
              <w:fldChar w:fldCharType="begin"/>
            </w:r>
            <w:r>
              <w:rPr>
                <w:noProof/>
                <w:webHidden/>
              </w:rPr>
              <w:instrText xml:space="preserve"> PAGEREF _Toc202527918 \h </w:instrText>
            </w:r>
            <w:r>
              <w:rPr>
                <w:noProof/>
                <w:webHidden/>
              </w:rPr>
            </w:r>
            <w:r>
              <w:rPr>
                <w:noProof/>
                <w:webHidden/>
              </w:rPr>
              <w:fldChar w:fldCharType="separate"/>
            </w:r>
            <w:r>
              <w:rPr>
                <w:noProof/>
                <w:webHidden/>
              </w:rPr>
              <w:t>v</w:t>
            </w:r>
            <w:r>
              <w:rPr>
                <w:noProof/>
                <w:webHidden/>
              </w:rPr>
              <w:fldChar w:fldCharType="end"/>
            </w:r>
          </w:hyperlink>
        </w:p>
        <w:p w14:paraId="78C018AA" w14:textId="2F595F93" w:rsidR="003822B9" w:rsidRDefault="003822B9">
          <w:pPr>
            <w:pStyle w:val="TOC1"/>
            <w:tabs>
              <w:tab w:val="right" w:leader="dot" w:pos="8296"/>
            </w:tabs>
            <w:rPr>
              <w:rFonts w:cstheme="minorBidi"/>
              <w:noProof/>
              <w:kern w:val="2"/>
              <w:sz w:val="24"/>
              <w:szCs w:val="24"/>
              <w14:ligatures w14:val="standardContextual"/>
            </w:rPr>
          </w:pPr>
          <w:hyperlink w:anchor="_Toc202527919" w:history="1">
            <w:r w:rsidRPr="00203A84">
              <w:rPr>
                <w:rStyle w:val="Hyperlink"/>
                <w:rFonts w:ascii="Times New Roman" w:hAnsi="Times New Roman"/>
                <w:noProof/>
              </w:rPr>
              <w:t>ABSTRACT</w:t>
            </w:r>
            <w:r>
              <w:rPr>
                <w:noProof/>
                <w:webHidden/>
              </w:rPr>
              <w:tab/>
            </w:r>
            <w:r>
              <w:rPr>
                <w:noProof/>
                <w:webHidden/>
              </w:rPr>
              <w:fldChar w:fldCharType="begin"/>
            </w:r>
            <w:r>
              <w:rPr>
                <w:noProof/>
                <w:webHidden/>
              </w:rPr>
              <w:instrText xml:space="preserve"> PAGEREF _Toc202527919 \h </w:instrText>
            </w:r>
            <w:r>
              <w:rPr>
                <w:noProof/>
                <w:webHidden/>
              </w:rPr>
            </w:r>
            <w:r>
              <w:rPr>
                <w:noProof/>
                <w:webHidden/>
              </w:rPr>
              <w:fldChar w:fldCharType="separate"/>
            </w:r>
            <w:r>
              <w:rPr>
                <w:noProof/>
                <w:webHidden/>
              </w:rPr>
              <w:t>vi</w:t>
            </w:r>
            <w:r>
              <w:rPr>
                <w:noProof/>
                <w:webHidden/>
              </w:rPr>
              <w:fldChar w:fldCharType="end"/>
            </w:r>
          </w:hyperlink>
        </w:p>
        <w:p w14:paraId="7C7F206C" w14:textId="2BC463BA" w:rsidR="003822B9" w:rsidRDefault="003822B9">
          <w:pPr>
            <w:pStyle w:val="TOC1"/>
            <w:tabs>
              <w:tab w:val="right" w:leader="dot" w:pos="8296"/>
            </w:tabs>
            <w:rPr>
              <w:rFonts w:cstheme="minorBidi"/>
              <w:noProof/>
              <w:kern w:val="2"/>
              <w:sz w:val="24"/>
              <w:szCs w:val="24"/>
              <w14:ligatures w14:val="standardContextual"/>
            </w:rPr>
          </w:pPr>
          <w:hyperlink w:anchor="_Toc202527920" w:history="1">
            <w:r w:rsidRPr="00203A84">
              <w:rPr>
                <w:rStyle w:val="Hyperlink"/>
                <w:rFonts w:ascii="Times New Roman" w:hAnsi="Times New Roman"/>
                <w:noProof/>
              </w:rPr>
              <w:t>LIST OF FIGURES</w:t>
            </w:r>
            <w:r>
              <w:rPr>
                <w:noProof/>
                <w:webHidden/>
              </w:rPr>
              <w:tab/>
            </w:r>
            <w:r>
              <w:rPr>
                <w:noProof/>
                <w:webHidden/>
              </w:rPr>
              <w:fldChar w:fldCharType="begin"/>
            </w:r>
            <w:r>
              <w:rPr>
                <w:noProof/>
                <w:webHidden/>
              </w:rPr>
              <w:instrText xml:space="preserve"> PAGEREF _Toc202527920 \h </w:instrText>
            </w:r>
            <w:r>
              <w:rPr>
                <w:noProof/>
                <w:webHidden/>
              </w:rPr>
            </w:r>
            <w:r>
              <w:rPr>
                <w:noProof/>
                <w:webHidden/>
              </w:rPr>
              <w:fldChar w:fldCharType="separate"/>
            </w:r>
            <w:r>
              <w:rPr>
                <w:noProof/>
                <w:webHidden/>
              </w:rPr>
              <w:t>x</w:t>
            </w:r>
            <w:r>
              <w:rPr>
                <w:noProof/>
                <w:webHidden/>
              </w:rPr>
              <w:fldChar w:fldCharType="end"/>
            </w:r>
          </w:hyperlink>
        </w:p>
        <w:p w14:paraId="340BDA61" w14:textId="371A5232" w:rsidR="003822B9" w:rsidRDefault="003822B9">
          <w:pPr>
            <w:pStyle w:val="TOC1"/>
            <w:tabs>
              <w:tab w:val="right" w:leader="dot" w:pos="8296"/>
            </w:tabs>
            <w:rPr>
              <w:rFonts w:cstheme="minorBidi"/>
              <w:noProof/>
              <w:kern w:val="2"/>
              <w:sz w:val="24"/>
              <w:szCs w:val="24"/>
              <w14:ligatures w14:val="standardContextual"/>
            </w:rPr>
          </w:pPr>
          <w:hyperlink w:anchor="_Toc202527921" w:history="1">
            <w:r w:rsidRPr="00203A84">
              <w:rPr>
                <w:rStyle w:val="Hyperlink"/>
                <w:rFonts w:ascii="Times New Roman" w:hAnsi="Times New Roman"/>
                <w:noProof/>
              </w:rPr>
              <w:t>LIST OF TABLES</w:t>
            </w:r>
            <w:r>
              <w:rPr>
                <w:noProof/>
                <w:webHidden/>
              </w:rPr>
              <w:tab/>
            </w:r>
            <w:r>
              <w:rPr>
                <w:noProof/>
                <w:webHidden/>
              </w:rPr>
              <w:fldChar w:fldCharType="begin"/>
            </w:r>
            <w:r>
              <w:rPr>
                <w:noProof/>
                <w:webHidden/>
              </w:rPr>
              <w:instrText xml:space="preserve"> PAGEREF _Toc202527921 \h </w:instrText>
            </w:r>
            <w:r>
              <w:rPr>
                <w:noProof/>
                <w:webHidden/>
              </w:rPr>
            </w:r>
            <w:r>
              <w:rPr>
                <w:noProof/>
                <w:webHidden/>
              </w:rPr>
              <w:fldChar w:fldCharType="separate"/>
            </w:r>
            <w:r>
              <w:rPr>
                <w:noProof/>
                <w:webHidden/>
              </w:rPr>
              <w:t>xi</w:t>
            </w:r>
            <w:r>
              <w:rPr>
                <w:noProof/>
                <w:webHidden/>
              </w:rPr>
              <w:fldChar w:fldCharType="end"/>
            </w:r>
          </w:hyperlink>
        </w:p>
        <w:p w14:paraId="45C57A8D" w14:textId="53CCD388" w:rsidR="003822B9" w:rsidRDefault="003822B9">
          <w:pPr>
            <w:pStyle w:val="TOC1"/>
            <w:tabs>
              <w:tab w:val="right" w:leader="dot" w:pos="8296"/>
            </w:tabs>
            <w:rPr>
              <w:rFonts w:cstheme="minorBidi"/>
              <w:noProof/>
              <w:kern w:val="2"/>
              <w:sz w:val="24"/>
              <w:szCs w:val="24"/>
              <w14:ligatures w14:val="standardContextual"/>
            </w:rPr>
          </w:pPr>
          <w:hyperlink w:anchor="_Toc202527922" w:history="1">
            <w:r w:rsidRPr="00203A84">
              <w:rPr>
                <w:rStyle w:val="Hyperlink"/>
                <w:rFonts w:ascii="Times New Roman" w:hAnsi="Times New Roman"/>
                <w:noProof/>
              </w:rPr>
              <w:t>LIST OF APPENDICES</w:t>
            </w:r>
            <w:r>
              <w:rPr>
                <w:noProof/>
                <w:webHidden/>
              </w:rPr>
              <w:tab/>
            </w:r>
            <w:r>
              <w:rPr>
                <w:noProof/>
                <w:webHidden/>
              </w:rPr>
              <w:fldChar w:fldCharType="begin"/>
            </w:r>
            <w:r>
              <w:rPr>
                <w:noProof/>
                <w:webHidden/>
              </w:rPr>
              <w:instrText xml:space="preserve"> PAGEREF _Toc202527922 \h </w:instrText>
            </w:r>
            <w:r>
              <w:rPr>
                <w:noProof/>
                <w:webHidden/>
              </w:rPr>
            </w:r>
            <w:r>
              <w:rPr>
                <w:noProof/>
                <w:webHidden/>
              </w:rPr>
              <w:fldChar w:fldCharType="separate"/>
            </w:r>
            <w:r>
              <w:rPr>
                <w:noProof/>
                <w:webHidden/>
              </w:rPr>
              <w:t>xii</w:t>
            </w:r>
            <w:r>
              <w:rPr>
                <w:noProof/>
                <w:webHidden/>
              </w:rPr>
              <w:fldChar w:fldCharType="end"/>
            </w:r>
          </w:hyperlink>
        </w:p>
        <w:p w14:paraId="43FB5FB8" w14:textId="546C891A" w:rsidR="003822B9" w:rsidRDefault="003822B9">
          <w:pPr>
            <w:pStyle w:val="TOC1"/>
            <w:tabs>
              <w:tab w:val="right" w:leader="dot" w:pos="8296"/>
            </w:tabs>
            <w:rPr>
              <w:rFonts w:cstheme="minorBidi"/>
              <w:noProof/>
              <w:kern w:val="2"/>
              <w:sz w:val="24"/>
              <w:szCs w:val="24"/>
              <w14:ligatures w14:val="standardContextual"/>
            </w:rPr>
          </w:pPr>
          <w:hyperlink w:anchor="_Toc202527923" w:history="1">
            <w:r w:rsidRPr="00203A84">
              <w:rPr>
                <w:rStyle w:val="Hyperlink"/>
                <w:rFonts w:ascii="Times New Roman" w:hAnsi="Times New Roman"/>
                <w:noProof/>
              </w:rPr>
              <w:t>LIST OF ABBREVIATIONS</w:t>
            </w:r>
            <w:r>
              <w:rPr>
                <w:noProof/>
                <w:webHidden/>
              </w:rPr>
              <w:tab/>
            </w:r>
            <w:r>
              <w:rPr>
                <w:noProof/>
                <w:webHidden/>
              </w:rPr>
              <w:fldChar w:fldCharType="begin"/>
            </w:r>
            <w:r>
              <w:rPr>
                <w:noProof/>
                <w:webHidden/>
              </w:rPr>
              <w:instrText xml:space="preserve"> PAGEREF _Toc202527923 \h </w:instrText>
            </w:r>
            <w:r>
              <w:rPr>
                <w:noProof/>
                <w:webHidden/>
              </w:rPr>
            </w:r>
            <w:r>
              <w:rPr>
                <w:noProof/>
                <w:webHidden/>
              </w:rPr>
              <w:fldChar w:fldCharType="separate"/>
            </w:r>
            <w:r>
              <w:rPr>
                <w:noProof/>
                <w:webHidden/>
              </w:rPr>
              <w:t>xiii</w:t>
            </w:r>
            <w:r>
              <w:rPr>
                <w:noProof/>
                <w:webHidden/>
              </w:rPr>
              <w:fldChar w:fldCharType="end"/>
            </w:r>
          </w:hyperlink>
        </w:p>
        <w:p w14:paraId="1D93F049" w14:textId="103F5B09" w:rsidR="003822B9" w:rsidRDefault="003822B9">
          <w:pPr>
            <w:pStyle w:val="TOC1"/>
            <w:tabs>
              <w:tab w:val="right" w:leader="dot" w:pos="8296"/>
            </w:tabs>
            <w:rPr>
              <w:rFonts w:cstheme="minorBidi"/>
              <w:noProof/>
              <w:kern w:val="2"/>
              <w:sz w:val="24"/>
              <w:szCs w:val="24"/>
              <w14:ligatures w14:val="standardContextual"/>
            </w:rPr>
          </w:pPr>
          <w:hyperlink w:anchor="_Toc202527924" w:history="1">
            <w:r w:rsidRPr="00203A84">
              <w:rPr>
                <w:rStyle w:val="Hyperlink"/>
                <w:rFonts w:ascii="Times New Roman" w:hAnsi="Times New Roman"/>
                <w:noProof/>
              </w:rPr>
              <w:t>CHAPTER 1: GENERAL INTRODUCTION</w:t>
            </w:r>
            <w:r>
              <w:rPr>
                <w:noProof/>
                <w:webHidden/>
              </w:rPr>
              <w:tab/>
            </w:r>
            <w:r>
              <w:rPr>
                <w:noProof/>
                <w:webHidden/>
              </w:rPr>
              <w:fldChar w:fldCharType="begin"/>
            </w:r>
            <w:r>
              <w:rPr>
                <w:noProof/>
                <w:webHidden/>
              </w:rPr>
              <w:instrText xml:space="preserve"> PAGEREF _Toc202527924 \h </w:instrText>
            </w:r>
            <w:r>
              <w:rPr>
                <w:noProof/>
                <w:webHidden/>
              </w:rPr>
            </w:r>
            <w:r>
              <w:rPr>
                <w:noProof/>
                <w:webHidden/>
              </w:rPr>
              <w:fldChar w:fldCharType="separate"/>
            </w:r>
            <w:r>
              <w:rPr>
                <w:noProof/>
                <w:webHidden/>
              </w:rPr>
              <w:t>1</w:t>
            </w:r>
            <w:r>
              <w:rPr>
                <w:noProof/>
                <w:webHidden/>
              </w:rPr>
              <w:fldChar w:fldCharType="end"/>
            </w:r>
          </w:hyperlink>
        </w:p>
        <w:p w14:paraId="4F75DD36" w14:textId="7471A39B" w:rsidR="003822B9" w:rsidRDefault="003822B9">
          <w:pPr>
            <w:pStyle w:val="TOC1"/>
            <w:tabs>
              <w:tab w:val="left" w:pos="720"/>
              <w:tab w:val="right" w:leader="dot" w:pos="8296"/>
            </w:tabs>
            <w:rPr>
              <w:rFonts w:cstheme="minorBidi"/>
              <w:noProof/>
              <w:kern w:val="2"/>
              <w:sz w:val="24"/>
              <w:szCs w:val="24"/>
              <w14:ligatures w14:val="standardContextual"/>
            </w:rPr>
          </w:pPr>
          <w:hyperlink w:anchor="_Toc202527925" w:history="1">
            <w:r w:rsidRPr="00203A84">
              <w:rPr>
                <w:rStyle w:val="Hyperlink"/>
                <w:rFonts w:ascii="Times New Roman" w:hAnsi="Times New Roman"/>
                <w:noProof/>
              </w:rPr>
              <w:t>1.1</w:t>
            </w:r>
            <w:r>
              <w:rPr>
                <w:rFonts w:cstheme="minorBidi"/>
                <w:noProof/>
                <w:kern w:val="2"/>
                <w:sz w:val="24"/>
                <w:szCs w:val="24"/>
                <w14:ligatures w14:val="standardContextual"/>
              </w:rPr>
              <w:tab/>
            </w:r>
            <w:r w:rsidRPr="00203A84">
              <w:rPr>
                <w:rStyle w:val="Hyperlink"/>
                <w:rFonts w:ascii="Times New Roman" w:hAnsi="Times New Roman"/>
                <w:noProof/>
              </w:rPr>
              <w:t>Background of the study</w:t>
            </w:r>
            <w:r>
              <w:rPr>
                <w:noProof/>
                <w:webHidden/>
              </w:rPr>
              <w:tab/>
            </w:r>
            <w:r>
              <w:rPr>
                <w:noProof/>
                <w:webHidden/>
              </w:rPr>
              <w:fldChar w:fldCharType="begin"/>
            </w:r>
            <w:r>
              <w:rPr>
                <w:noProof/>
                <w:webHidden/>
              </w:rPr>
              <w:instrText xml:space="preserve"> PAGEREF _Toc202527925 \h </w:instrText>
            </w:r>
            <w:r>
              <w:rPr>
                <w:noProof/>
                <w:webHidden/>
              </w:rPr>
            </w:r>
            <w:r>
              <w:rPr>
                <w:noProof/>
                <w:webHidden/>
              </w:rPr>
              <w:fldChar w:fldCharType="separate"/>
            </w:r>
            <w:r>
              <w:rPr>
                <w:noProof/>
                <w:webHidden/>
              </w:rPr>
              <w:t>1</w:t>
            </w:r>
            <w:r>
              <w:rPr>
                <w:noProof/>
                <w:webHidden/>
              </w:rPr>
              <w:fldChar w:fldCharType="end"/>
            </w:r>
          </w:hyperlink>
        </w:p>
        <w:p w14:paraId="77B43F66" w14:textId="43C0EB04" w:rsidR="003822B9" w:rsidRDefault="003822B9">
          <w:pPr>
            <w:pStyle w:val="TOC1"/>
            <w:tabs>
              <w:tab w:val="left" w:pos="720"/>
              <w:tab w:val="right" w:leader="dot" w:pos="8296"/>
            </w:tabs>
            <w:rPr>
              <w:rFonts w:cstheme="minorBidi"/>
              <w:noProof/>
              <w:kern w:val="2"/>
              <w:sz w:val="24"/>
              <w:szCs w:val="24"/>
              <w14:ligatures w14:val="standardContextual"/>
            </w:rPr>
          </w:pPr>
          <w:hyperlink w:anchor="_Toc202527926" w:history="1">
            <w:r w:rsidRPr="00203A84">
              <w:rPr>
                <w:rStyle w:val="Hyperlink"/>
                <w:rFonts w:ascii="Times New Roman" w:hAnsi="Times New Roman"/>
                <w:noProof/>
              </w:rPr>
              <w:t>1.2</w:t>
            </w:r>
            <w:r>
              <w:rPr>
                <w:rFonts w:cstheme="minorBidi"/>
                <w:noProof/>
                <w:kern w:val="2"/>
                <w:sz w:val="24"/>
                <w:szCs w:val="24"/>
                <w14:ligatures w14:val="standardContextual"/>
              </w:rPr>
              <w:tab/>
            </w:r>
            <w:r w:rsidRPr="00203A84">
              <w:rPr>
                <w:rStyle w:val="Hyperlink"/>
                <w:rFonts w:ascii="Times New Roman" w:hAnsi="Times New Roman"/>
                <w:noProof/>
              </w:rPr>
              <w:t>Problem statement</w:t>
            </w:r>
            <w:r>
              <w:rPr>
                <w:noProof/>
                <w:webHidden/>
              </w:rPr>
              <w:tab/>
            </w:r>
            <w:r>
              <w:rPr>
                <w:noProof/>
                <w:webHidden/>
              </w:rPr>
              <w:fldChar w:fldCharType="begin"/>
            </w:r>
            <w:r>
              <w:rPr>
                <w:noProof/>
                <w:webHidden/>
              </w:rPr>
              <w:instrText xml:space="preserve"> PAGEREF _Toc202527926 \h </w:instrText>
            </w:r>
            <w:r>
              <w:rPr>
                <w:noProof/>
                <w:webHidden/>
              </w:rPr>
            </w:r>
            <w:r>
              <w:rPr>
                <w:noProof/>
                <w:webHidden/>
              </w:rPr>
              <w:fldChar w:fldCharType="separate"/>
            </w:r>
            <w:r>
              <w:rPr>
                <w:noProof/>
                <w:webHidden/>
              </w:rPr>
              <w:t>3</w:t>
            </w:r>
            <w:r>
              <w:rPr>
                <w:noProof/>
                <w:webHidden/>
              </w:rPr>
              <w:fldChar w:fldCharType="end"/>
            </w:r>
          </w:hyperlink>
        </w:p>
        <w:p w14:paraId="58F123A4" w14:textId="60D3D223" w:rsidR="003822B9" w:rsidRDefault="003822B9">
          <w:pPr>
            <w:pStyle w:val="TOC1"/>
            <w:tabs>
              <w:tab w:val="left" w:pos="720"/>
              <w:tab w:val="right" w:leader="dot" w:pos="8296"/>
            </w:tabs>
            <w:rPr>
              <w:rFonts w:cstheme="minorBidi"/>
              <w:noProof/>
              <w:kern w:val="2"/>
              <w:sz w:val="24"/>
              <w:szCs w:val="24"/>
              <w14:ligatures w14:val="standardContextual"/>
            </w:rPr>
          </w:pPr>
          <w:hyperlink w:anchor="_Toc202527927" w:history="1">
            <w:r w:rsidRPr="00203A84">
              <w:rPr>
                <w:rStyle w:val="Hyperlink"/>
                <w:rFonts w:ascii="Times New Roman" w:hAnsi="Times New Roman"/>
                <w:noProof/>
              </w:rPr>
              <w:t>1.3</w:t>
            </w:r>
            <w:r>
              <w:rPr>
                <w:rFonts w:cstheme="minorBidi"/>
                <w:noProof/>
                <w:kern w:val="2"/>
                <w:sz w:val="24"/>
                <w:szCs w:val="24"/>
                <w14:ligatures w14:val="standardContextual"/>
              </w:rPr>
              <w:tab/>
            </w:r>
            <w:r w:rsidRPr="00203A84">
              <w:rPr>
                <w:rStyle w:val="Hyperlink"/>
                <w:rFonts w:ascii="Times New Roman" w:hAnsi="Times New Roman"/>
                <w:noProof/>
              </w:rPr>
              <w:t>Objectives of the study</w:t>
            </w:r>
            <w:r>
              <w:rPr>
                <w:noProof/>
                <w:webHidden/>
              </w:rPr>
              <w:tab/>
            </w:r>
            <w:r>
              <w:rPr>
                <w:noProof/>
                <w:webHidden/>
              </w:rPr>
              <w:fldChar w:fldCharType="begin"/>
            </w:r>
            <w:r>
              <w:rPr>
                <w:noProof/>
                <w:webHidden/>
              </w:rPr>
              <w:instrText xml:space="preserve"> PAGEREF _Toc202527927 \h </w:instrText>
            </w:r>
            <w:r>
              <w:rPr>
                <w:noProof/>
                <w:webHidden/>
              </w:rPr>
            </w:r>
            <w:r>
              <w:rPr>
                <w:noProof/>
                <w:webHidden/>
              </w:rPr>
              <w:fldChar w:fldCharType="separate"/>
            </w:r>
            <w:r>
              <w:rPr>
                <w:noProof/>
                <w:webHidden/>
              </w:rPr>
              <w:t>5</w:t>
            </w:r>
            <w:r>
              <w:rPr>
                <w:noProof/>
                <w:webHidden/>
              </w:rPr>
              <w:fldChar w:fldCharType="end"/>
            </w:r>
          </w:hyperlink>
        </w:p>
        <w:p w14:paraId="35F12086" w14:textId="363FD787" w:rsidR="003822B9" w:rsidRDefault="003822B9">
          <w:pPr>
            <w:pStyle w:val="TOC1"/>
            <w:tabs>
              <w:tab w:val="left" w:pos="720"/>
              <w:tab w:val="right" w:leader="dot" w:pos="8296"/>
            </w:tabs>
            <w:rPr>
              <w:rFonts w:cstheme="minorBidi"/>
              <w:noProof/>
              <w:kern w:val="2"/>
              <w:sz w:val="24"/>
              <w:szCs w:val="24"/>
              <w14:ligatures w14:val="standardContextual"/>
            </w:rPr>
          </w:pPr>
          <w:hyperlink w:anchor="_Toc202527928" w:history="1">
            <w:r w:rsidRPr="00203A84">
              <w:rPr>
                <w:rStyle w:val="Hyperlink"/>
                <w:rFonts w:ascii="Times New Roman" w:hAnsi="Times New Roman"/>
                <w:noProof/>
              </w:rPr>
              <w:t>1.3.1</w:t>
            </w:r>
            <w:r>
              <w:rPr>
                <w:rFonts w:cstheme="minorBidi"/>
                <w:noProof/>
                <w:kern w:val="2"/>
                <w:sz w:val="24"/>
                <w:szCs w:val="24"/>
                <w14:ligatures w14:val="standardContextual"/>
              </w:rPr>
              <w:tab/>
            </w:r>
            <w:r w:rsidRPr="00203A84">
              <w:rPr>
                <w:rStyle w:val="Hyperlink"/>
                <w:rFonts w:ascii="Times New Roman" w:hAnsi="Times New Roman"/>
                <w:noProof/>
              </w:rPr>
              <w:t>General objective</w:t>
            </w:r>
            <w:r>
              <w:rPr>
                <w:noProof/>
                <w:webHidden/>
              </w:rPr>
              <w:tab/>
            </w:r>
            <w:r>
              <w:rPr>
                <w:noProof/>
                <w:webHidden/>
              </w:rPr>
              <w:fldChar w:fldCharType="begin"/>
            </w:r>
            <w:r>
              <w:rPr>
                <w:noProof/>
                <w:webHidden/>
              </w:rPr>
              <w:instrText xml:space="preserve"> PAGEREF _Toc202527928 \h </w:instrText>
            </w:r>
            <w:r>
              <w:rPr>
                <w:noProof/>
                <w:webHidden/>
              </w:rPr>
            </w:r>
            <w:r>
              <w:rPr>
                <w:noProof/>
                <w:webHidden/>
              </w:rPr>
              <w:fldChar w:fldCharType="separate"/>
            </w:r>
            <w:r>
              <w:rPr>
                <w:noProof/>
                <w:webHidden/>
              </w:rPr>
              <w:t>5</w:t>
            </w:r>
            <w:r>
              <w:rPr>
                <w:noProof/>
                <w:webHidden/>
              </w:rPr>
              <w:fldChar w:fldCharType="end"/>
            </w:r>
          </w:hyperlink>
        </w:p>
        <w:p w14:paraId="7E797544" w14:textId="7F56C1AE" w:rsidR="003822B9" w:rsidRDefault="003822B9">
          <w:pPr>
            <w:pStyle w:val="TOC1"/>
            <w:tabs>
              <w:tab w:val="left" w:pos="720"/>
              <w:tab w:val="right" w:leader="dot" w:pos="8296"/>
            </w:tabs>
            <w:rPr>
              <w:rFonts w:cstheme="minorBidi"/>
              <w:noProof/>
              <w:kern w:val="2"/>
              <w:sz w:val="24"/>
              <w:szCs w:val="24"/>
              <w14:ligatures w14:val="standardContextual"/>
            </w:rPr>
          </w:pPr>
          <w:hyperlink w:anchor="_Toc202527929" w:history="1">
            <w:r w:rsidRPr="00203A84">
              <w:rPr>
                <w:rStyle w:val="Hyperlink"/>
                <w:rFonts w:ascii="Times New Roman" w:hAnsi="Times New Roman"/>
                <w:noProof/>
              </w:rPr>
              <w:t>1.3.2</w:t>
            </w:r>
            <w:r>
              <w:rPr>
                <w:rFonts w:cstheme="minorBidi"/>
                <w:noProof/>
                <w:kern w:val="2"/>
                <w:sz w:val="24"/>
                <w:szCs w:val="24"/>
                <w14:ligatures w14:val="standardContextual"/>
              </w:rPr>
              <w:tab/>
            </w:r>
            <w:r w:rsidRPr="00203A84">
              <w:rPr>
                <w:rStyle w:val="Hyperlink"/>
                <w:rFonts w:ascii="Times New Roman" w:hAnsi="Times New Roman"/>
                <w:noProof/>
              </w:rPr>
              <w:t>Specific objective</w:t>
            </w:r>
            <w:r>
              <w:rPr>
                <w:noProof/>
                <w:webHidden/>
              </w:rPr>
              <w:tab/>
            </w:r>
            <w:r>
              <w:rPr>
                <w:noProof/>
                <w:webHidden/>
              </w:rPr>
              <w:fldChar w:fldCharType="begin"/>
            </w:r>
            <w:r>
              <w:rPr>
                <w:noProof/>
                <w:webHidden/>
              </w:rPr>
              <w:instrText xml:space="preserve"> PAGEREF _Toc202527929 \h </w:instrText>
            </w:r>
            <w:r>
              <w:rPr>
                <w:noProof/>
                <w:webHidden/>
              </w:rPr>
            </w:r>
            <w:r>
              <w:rPr>
                <w:noProof/>
                <w:webHidden/>
              </w:rPr>
              <w:fldChar w:fldCharType="separate"/>
            </w:r>
            <w:r>
              <w:rPr>
                <w:noProof/>
                <w:webHidden/>
              </w:rPr>
              <w:t>5</w:t>
            </w:r>
            <w:r>
              <w:rPr>
                <w:noProof/>
                <w:webHidden/>
              </w:rPr>
              <w:fldChar w:fldCharType="end"/>
            </w:r>
          </w:hyperlink>
        </w:p>
        <w:p w14:paraId="1494A193" w14:textId="49C9DAB4" w:rsidR="003822B9" w:rsidRDefault="003822B9">
          <w:pPr>
            <w:pStyle w:val="TOC1"/>
            <w:tabs>
              <w:tab w:val="left" w:pos="720"/>
              <w:tab w:val="right" w:leader="dot" w:pos="8296"/>
            </w:tabs>
            <w:rPr>
              <w:rFonts w:cstheme="minorBidi"/>
              <w:noProof/>
              <w:kern w:val="2"/>
              <w:sz w:val="24"/>
              <w:szCs w:val="24"/>
              <w14:ligatures w14:val="standardContextual"/>
            </w:rPr>
          </w:pPr>
          <w:hyperlink w:anchor="_Toc202527930" w:history="1">
            <w:r w:rsidRPr="00203A84">
              <w:rPr>
                <w:rStyle w:val="Hyperlink"/>
                <w:rFonts w:ascii="Times New Roman" w:hAnsi="Times New Roman"/>
                <w:noProof/>
              </w:rPr>
              <w:t>1.4</w:t>
            </w:r>
            <w:r>
              <w:rPr>
                <w:rFonts w:cstheme="minorBidi"/>
                <w:noProof/>
                <w:kern w:val="2"/>
                <w:sz w:val="24"/>
                <w:szCs w:val="24"/>
                <w14:ligatures w14:val="standardContextual"/>
              </w:rPr>
              <w:tab/>
            </w:r>
            <w:r w:rsidRPr="00203A84">
              <w:rPr>
                <w:rStyle w:val="Hyperlink"/>
                <w:rFonts w:ascii="Times New Roman" w:hAnsi="Times New Roman"/>
                <w:noProof/>
              </w:rPr>
              <w:t>Research Questions</w:t>
            </w:r>
            <w:r>
              <w:rPr>
                <w:noProof/>
                <w:webHidden/>
              </w:rPr>
              <w:tab/>
            </w:r>
            <w:r>
              <w:rPr>
                <w:noProof/>
                <w:webHidden/>
              </w:rPr>
              <w:fldChar w:fldCharType="begin"/>
            </w:r>
            <w:r>
              <w:rPr>
                <w:noProof/>
                <w:webHidden/>
              </w:rPr>
              <w:instrText xml:space="preserve"> PAGEREF _Toc202527930 \h </w:instrText>
            </w:r>
            <w:r>
              <w:rPr>
                <w:noProof/>
                <w:webHidden/>
              </w:rPr>
            </w:r>
            <w:r>
              <w:rPr>
                <w:noProof/>
                <w:webHidden/>
              </w:rPr>
              <w:fldChar w:fldCharType="separate"/>
            </w:r>
            <w:r>
              <w:rPr>
                <w:noProof/>
                <w:webHidden/>
              </w:rPr>
              <w:t>5</w:t>
            </w:r>
            <w:r>
              <w:rPr>
                <w:noProof/>
                <w:webHidden/>
              </w:rPr>
              <w:fldChar w:fldCharType="end"/>
            </w:r>
          </w:hyperlink>
        </w:p>
        <w:p w14:paraId="25073F39" w14:textId="7CEE9E5F" w:rsidR="003822B9" w:rsidRDefault="003822B9">
          <w:pPr>
            <w:pStyle w:val="TOC1"/>
            <w:tabs>
              <w:tab w:val="left" w:pos="720"/>
              <w:tab w:val="right" w:leader="dot" w:pos="8296"/>
            </w:tabs>
            <w:rPr>
              <w:rFonts w:cstheme="minorBidi"/>
              <w:noProof/>
              <w:kern w:val="2"/>
              <w:sz w:val="24"/>
              <w:szCs w:val="24"/>
              <w14:ligatures w14:val="standardContextual"/>
            </w:rPr>
          </w:pPr>
          <w:hyperlink w:anchor="_Toc202527931" w:history="1">
            <w:r w:rsidRPr="00203A84">
              <w:rPr>
                <w:rStyle w:val="Hyperlink"/>
                <w:rFonts w:ascii="Times New Roman" w:hAnsi="Times New Roman"/>
                <w:noProof/>
              </w:rPr>
              <w:t>1.5</w:t>
            </w:r>
            <w:r>
              <w:rPr>
                <w:rFonts w:cstheme="minorBidi"/>
                <w:noProof/>
                <w:kern w:val="2"/>
                <w:sz w:val="24"/>
                <w:szCs w:val="24"/>
                <w14:ligatures w14:val="standardContextual"/>
              </w:rPr>
              <w:tab/>
            </w:r>
            <w:r w:rsidRPr="00203A84">
              <w:rPr>
                <w:rStyle w:val="Hyperlink"/>
                <w:rFonts w:ascii="Times New Roman" w:hAnsi="Times New Roman"/>
                <w:noProof/>
              </w:rPr>
              <w:t>Research Hypotheses</w:t>
            </w:r>
            <w:r>
              <w:rPr>
                <w:noProof/>
                <w:webHidden/>
              </w:rPr>
              <w:tab/>
            </w:r>
            <w:r>
              <w:rPr>
                <w:noProof/>
                <w:webHidden/>
              </w:rPr>
              <w:fldChar w:fldCharType="begin"/>
            </w:r>
            <w:r>
              <w:rPr>
                <w:noProof/>
                <w:webHidden/>
              </w:rPr>
              <w:instrText xml:space="preserve"> PAGEREF _Toc202527931 \h </w:instrText>
            </w:r>
            <w:r>
              <w:rPr>
                <w:noProof/>
                <w:webHidden/>
              </w:rPr>
            </w:r>
            <w:r>
              <w:rPr>
                <w:noProof/>
                <w:webHidden/>
              </w:rPr>
              <w:fldChar w:fldCharType="separate"/>
            </w:r>
            <w:r>
              <w:rPr>
                <w:noProof/>
                <w:webHidden/>
              </w:rPr>
              <w:t>5</w:t>
            </w:r>
            <w:r>
              <w:rPr>
                <w:noProof/>
                <w:webHidden/>
              </w:rPr>
              <w:fldChar w:fldCharType="end"/>
            </w:r>
          </w:hyperlink>
        </w:p>
        <w:p w14:paraId="221137BD" w14:textId="20461710" w:rsidR="003822B9" w:rsidRDefault="003822B9">
          <w:pPr>
            <w:pStyle w:val="TOC1"/>
            <w:tabs>
              <w:tab w:val="left" w:pos="720"/>
              <w:tab w:val="right" w:leader="dot" w:pos="8296"/>
            </w:tabs>
            <w:rPr>
              <w:rFonts w:cstheme="minorBidi"/>
              <w:noProof/>
              <w:kern w:val="2"/>
              <w:sz w:val="24"/>
              <w:szCs w:val="24"/>
              <w14:ligatures w14:val="standardContextual"/>
            </w:rPr>
          </w:pPr>
          <w:hyperlink w:anchor="_Toc202527932" w:history="1">
            <w:r w:rsidRPr="00203A84">
              <w:rPr>
                <w:rStyle w:val="Hyperlink"/>
                <w:rFonts w:ascii="Times New Roman" w:hAnsi="Times New Roman"/>
                <w:noProof/>
              </w:rPr>
              <w:t>1.6</w:t>
            </w:r>
            <w:r>
              <w:rPr>
                <w:rFonts w:cstheme="minorBidi"/>
                <w:noProof/>
                <w:kern w:val="2"/>
                <w:sz w:val="24"/>
                <w:szCs w:val="24"/>
                <w14:ligatures w14:val="standardContextual"/>
              </w:rPr>
              <w:tab/>
            </w:r>
            <w:r w:rsidRPr="00203A84">
              <w:rPr>
                <w:rStyle w:val="Hyperlink"/>
                <w:rFonts w:ascii="Times New Roman" w:hAnsi="Times New Roman"/>
                <w:noProof/>
              </w:rPr>
              <w:t>Choice of the study</w:t>
            </w:r>
            <w:r>
              <w:rPr>
                <w:noProof/>
                <w:webHidden/>
              </w:rPr>
              <w:tab/>
            </w:r>
            <w:r>
              <w:rPr>
                <w:noProof/>
                <w:webHidden/>
              </w:rPr>
              <w:fldChar w:fldCharType="begin"/>
            </w:r>
            <w:r>
              <w:rPr>
                <w:noProof/>
                <w:webHidden/>
              </w:rPr>
              <w:instrText xml:space="preserve"> PAGEREF _Toc202527932 \h </w:instrText>
            </w:r>
            <w:r>
              <w:rPr>
                <w:noProof/>
                <w:webHidden/>
              </w:rPr>
            </w:r>
            <w:r>
              <w:rPr>
                <w:noProof/>
                <w:webHidden/>
              </w:rPr>
              <w:fldChar w:fldCharType="separate"/>
            </w:r>
            <w:r>
              <w:rPr>
                <w:noProof/>
                <w:webHidden/>
              </w:rPr>
              <w:t>5</w:t>
            </w:r>
            <w:r>
              <w:rPr>
                <w:noProof/>
                <w:webHidden/>
              </w:rPr>
              <w:fldChar w:fldCharType="end"/>
            </w:r>
          </w:hyperlink>
        </w:p>
        <w:p w14:paraId="099412D3" w14:textId="701B80B6" w:rsidR="003822B9" w:rsidRDefault="003822B9">
          <w:pPr>
            <w:pStyle w:val="TOC1"/>
            <w:tabs>
              <w:tab w:val="left" w:pos="720"/>
              <w:tab w:val="right" w:leader="dot" w:pos="8296"/>
            </w:tabs>
            <w:rPr>
              <w:rFonts w:cstheme="minorBidi"/>
              <w:noProof/>
              <w:kern w:val="2"/>
              <w:sz w:val="24"/>
              <w:szCs w:val="24"/>
              <w14:ligatures w14:val="standardContextual"/>
            </w:rPr>
          </w:pPr>
          <w:hyperlink w:anchor="_Toc202527933" w:history="1">
            <w:r w:rsidRPr="00203A84">
              <w:rPr>
                <w:rStyle w:val="Hyperlink"/>
                <w:rFonts w:ascii="Times New Roman" w:hAnsi="Times New Roman"/>
                <w:noProof/>
              </w:rPr>
              <w:t>1.7</w:t>
            </w:r>
            <w:r>
              <w:rPr>
                <w:rFonts w:cstheme="minorBidi"/>
                <w:noProof/>
                <w:kern w:val="2"/>
                <w:sz w:val="24"/>
                <w:szCs w:val="24"/>
                <w14:ligatures w14:val="standardContextual"/>
              </w:rPr>
              <w:tab/>
            </w:r>
            <w:r w:rsidRPr="00203A84">
              <w:rPr>
                <w:rStyle w:val="Hyperlink"/>
                <w:rFonts w:ascii="Times New Roman" w:hAnsi="Times New Roman"/>
                <w:noProof/>
              </w:rPr>
              <w:t>Significance of the study</w:t>
            </w:r>
            <w:r>
              <w:rPr>
                <w:noProof/>
                <w:webHidden/>
              </w:rPr>
              <w:tab/>
            </w:r>
            <w:r>
              <w:rPr>
                <w:noProof/>
                <w:webHidden/>
              </w:rPr>
              <w:fldChar w:fldCharType="begin"/>
            </w:r>
            <w:r>
              <w:rPr>
                <w:noProof/>
                <w:webHidden/>
              </w:rPr>
              <w:instrText xml:space="preserve"> PAGEREF _Toc202527933 \h </w:instrText>
            </w:r>
            <w:r>
              <w:rPr>
                <w:noProof/>
                <w:webHidden/>
              </w:rPr>
            </w:r>
            <w:r>
              <w:rPr>
                <w:noProof/>
                <w:webHidden/>
              </w:rPr>
              <w:fldChar w:fldCharType="separate"/>
            </w:r>
            <w:r>
              <w:rPr>
                <w:noProof/>
                <w:webHidden/>
              </w:rPr>
              <w:t>6</w:t>
            </w:r>
            <w:r>
              <w:rPr>
                <w:noProof/>
                <w:webHidden/>
              </w:rPr>
              <w:fldChar w:fldCharType="end"/>
            </w:r>
          </w:hyperlink>
        </w:p>
        <w:p w14:paraId="10A2CEDE" w14:textId="43C085C9" w:rsidR="003822B9" w:rsidRDefault="003822B9">
          <w:pPr>
            <w:pStyle w:val="TOC1"/>
            <w:tabs>
              <w:tab w:val="left" w:pos="720"/>
              <w:tab w:val="right" w:leader="dot" w:pos="8296"/>
            </w:tabs>
            <w:rPr>
              <w:rFonts w:cstheme="minorBidi"/>
              <w:noProof/>
              <w:kern w:val="2"/>
              <w:sz w:val="24"/>
              <w:szCs w:val="24"/>
              <w14:ligatures w14:val="standardContextual"/>
            </w:rPr>
          </w:pPr>
          <w:hyperlink w:anchor="_Toc202527934" w:history="1">
            <w:r w:rsidRPr="00203A84">
              <w:rPr>
                <w:rStyle w:val="Hyperlink"/>
                <w:rFonts w:ascii="Times New Roman" w:hAnsi="Times New Roman"/>
                <w:noProof/>
              </w:rPr>
              <w:t>1.8</w:t>
            </w:r>
            <w:r>
              <w:rPr>
                <w:rFonts w:cstheme="minorBidi"/>
                <w:noProof/>
                <w:kern w:val="2"/>
                <w:sz w:val="24"/>
                <w:szCs w:val="24"/>
                <w14:ligatures w14:val="standardContextual"/>
              </w:rPr>
              <w:tab/>
            </w:r>
            <w:r w:rsidRPr="00203A84">
              <w:rPr>
                <w:rStyle w:val="Hyperlink"/>
                <w:rFonts w:ascii="Times New Roman" w:hAnsi="Times New Roman"/>
                <w:noProof/>
              </w:rPr>
              <w:t>Scope of the study</w:t>
            </w:r>
            <w:r>
              <w:rPr>
                <w:noProof/>
                <w:webHidden/>
              </w:rPr>
              <w:tab/>
            </w:r>
            <w:r>
              <w:rPr>
                <w:noProof/>
                <w:webHidden/>
              </w:rPr>
              <w:fldChar w:fldCharType="begin"/>
            </w:r>
            <w:r>
              <w:rPr>
                <w:noProof/>
                <w:webHidden/>
              </w:rPr>
              <w:instrText xml:space="preserve"> PAGEREF _Toc202527934 \h </w:instrText>
            </w:r>
            <w:r>
              <w:rPr>
                <w:noProof/>
                <w:webHidden/>
              </w:rPr>
            </w:r>
            <w:r>
              <w:rPr>
                <w:noProof/>
                <w:webHidden/>
              </w:rPr>
              <w:fldChar w:fldCharType="separate"/>
            </w:r>
            <w:r>
              <w:rPr>
                <w:noProof/>
                <w:webHidden/>
              </w:rPr>
              <w:t>6</w:t>
            </w:r>
            <w:r>
              <w:rPr>
                <w:noProof/>
                <w:webHidden/>
              </w:rPr>
              <w:fldChar w:fldCharType="end"/>
            </w:r>
          </w:hyperlink>
        </w:p>
        <w:p w14:paraId="50E6E68D" w14:textId="67278ECB" w:rsidR="003822B9" w:rsidRDefault="003822B9">
          <w:pPr>
            <w:pStyle w:val="TOC1"/>
            <w:tabs>
              <w:tab w:val="left" w:pos="720"/>
              <w:tab w:val="right" w:leader="dot" w:pos="8296"/>
            </w:tabs>
            <w:rPr>
              <w:rFonts w:cstheme="minorBidi"/>
              <w:noProof/>
              <w:kern w:val="2"/>
              <w:sz w:val="24"/>
              <w:szCs w:val="24"/>
              <w14:ligatures w14:val="standardContextual"/>
            </w:rPr>
          </w:pPr>
          <w:hyperlink w:anchor="_Toc202527935" w:history="1">
            <w:r w:rsidRPr="00203A84">
              <w:rPr>
                <w:rStyle w:val="Hyperlink"/>
                <w:rFonts w:ascii="Times New Roman" w:hAnsi="Times New Roman"/>
                <w:noProof/>
              </w:rPr>
              <w:t>1.9</w:t>
            </w:r>
            <w:r>
              <w:rPr>
                <w:rFonts w:cstheme="minorBidi"/>
                <w:noProof/>
                <w:kern w:val="2"/>
                <w:sz w:val="24"/>
                <w:szCs w:val="24"/>
                <w14:ligatures w14:val="standardContextual"/>
              </w:rPr>
              <w:tab/>
            </w:r>
            <w:r w:rsidRPr="00203A84">
              <w:rPr>
                <w:rStyle w:val="Hyperlink"/>
                <w:rFonts w:ascii="Times New Roman" w:hAnsi="Times New Roman"/>
                <w:noProof/>
              </w:rPr>
              <w:t>Research methodology</w:t>
            </w:r>
            <w:r>
              <w:rPr>
                <w:noProof/>
                <w:webHidden/>
              </w:rPr>
              <w:tab/>
            </w:r>
            <w:r>
              <w:rPr>
                <w:noProof/>
                <w:webHidden/>
              </w:rPr>
              <w:fldChar w:fldCharType="begin"/>
            </w:r>
            <w:r>
              <w:rPr>
                <w:noProof/>
                <w:webHidden/>
              </w:rPr>
              <w:instrText xml:space="preserve"> PAGEREF _Toc202527935 \h </w:instrText>
            </w:r>
            <w:r>
              <w:rPr>
                <w:noProof/>
                <w:webHidden/>
              </w:rPr>
            </w:r>
            <w:r>
              <w:rPr>
                <w:noProof/>
                <w:webHidden/>
              </w:rPr>
              <w:fldChar w:fldCharType="separate"/>
            </w:r>
            <w:r>
              <w:rPr>
                <w:noProof/>
                <w:webHidden/>
              </w:rPr>
              <w:t>6</w:t>
            </w:r>
            <w:r>
              <w:rPr>
                <w:noProof/>
                <w:webHidden/>
              </w:rPr>
              <w:fldChar w:fldCharType="end"/>
            </w:r>
          </w:hyperlink>
        </w:p>
        <w:p w14:paraId="45278923" w14:textId="0E398A69" w:rsidR="003822B9" w:rsidRDefault="003822B9">
          <w:pPr>
            <w:pStyle w:val="TOC1"/>
            <w:tabs>
              <w:tab w:val="right" w:leader="dot" w:pos="8296"/>
            </w:tabs>
            <w:rPr>
              <w:rFonts w:cstheme="minorBidi"/>
              <w:noProof/>
              <w:kern w:val="2"/>
              <w:sz w:val="24"/>
              <w:szCs w:val="24"/>
              <w14:ligatures w14:val="standardContextual"/>
            </w:rPr>
          </w:pPr>
          <w:hyperlink w:anchor="_Toc202527936" w:history="1">
            <w:r w:rsidRPr="00203A84">
              <w:rPr>
                <w:rStyle w:val="Hyperlink"/>
                <w:rFonts w:ascii="Times New Roman" w:hAnsi="Times New Roman"/>
                <w:noProof/>
              </w:rPr>
              <w:t>Figure 1: Conceptual framework</w:t>
            </w:r>
            <w:r>
              <w:rPr>
                <w:noProof/>
                <w:webHidden/>
              </w:rPr>
              <w:tab/>
            </w:r>
            <w:r>
              <w:rPr>
                <w:noProof/>
                <w:webHidden/>
              </w:rPr>
              <w:fldChar w:fldCharType="begin"/>
            </w:r>
            <w:r>
              <w:rPr>
                <w:noProof/>
                <w:webHidden/>
              </w:rPr>
              <w:instrText xml:space="preserve"> PAGEREF _Toc202527936 \h </w:instrText>
            </w:r>
            <w:r>
              <w:rPr>
                <w:noProof/>
                <w:webHidden/>
              </w:rPr>
            </w:r>
            <w:r>
              <w:rPr>
                <w:noProof/>
                <w:webHidden/>
              </w:rPr>
              <w:fldChar w:fldCharType="separate"/>
            </w:r>
            <w:r>
              <w:rPr>
                <w:noProof/>
                <w:webHidden/>
              </w:rPr>
              <w:t>7</w:t>
            </w:r>
            <w:r>
              <w:rPr>
                <w:noProof/>
                <w:webHidden/>
              </w:rPr>
              <w:fldChar w:fldCharType="end"/>
            </w:r>
          </w:hyperlink>
        </w:p>
        <w:p w14:paraId="18C4DC5C" w14:textId="4BD6B1D8" w:rsidR="003822B9" w:rsidRDefault="003822B9">
          <w:pPr>
            <w:pStyle w:val="TOC1"/>
            <w:tabs>
              <w:tab w:val="left" w:pos="720"/>
              <w:tab w:val="right" w:leader="dot" w:pos="8296"/>
            </w:tabs>
            <w:rPr>
              <w:rFonts w:cstheme="minorBidi"/>
              <w:noProof/>
              <w:kern w:val="2"/>
              <w:sz w:val="24"/>
              <w:szCs w:val="24"/>
              <w14:ligatures w14:val="standardContextual"/>
            </w:rPr>
          </w:pPr>
          <w:hyperlink w:anchor="_Toc202527937" w:history="1">
            <w:r w:rsidRPr="00203A84">
              <w:rPr>
                <w:rStyle w:val="Hyperlink"/>
                <w:rFonts w:ascii="Times New Roman" w:hAnsi="Times New Roman"/>
                <w:noProof/>
              </w:rPr>
              <w:t>1.10</w:t>
            </w:r>
            <w:r>
              <w:rPr>
                <w:rFonts w:cstheme="minorBidi"/>
                <w:noProof/>
                <w:kern w:val="2"/>
                <w:sz w:val="24"/>
                <w:szCs w:val="24"/>
                <w14:ligatures w14:val="standardContextual"/>
              </w:rPr>
              <w:tab/>
            </w:r>
            <w:r w:rsidRPr="00203A84">
              <w:rPr>
                <w:rStyle w:val="Hyperlink"/>
                <w:rFonts w:ascii="Times New Roman" w:hAnsi="Times New Roman"/>
                <w:noProof/>
              </w:rPr>
              <w:t>Organization of the study</w:t>
            </w:r>
            <w:r>
              <w:rPr>
                <w:noProof/>
                <w:webHidden/>
              </w:rPr>
              <w:tab/>
            </w:r>
            <w:r>
              <w:rPr>
                <w:noProof/>
                <w:webHidden/>
              </w:rPr>
              <w:fldChar w:fldCharType="begin"/>
            </w:r>
            <w:r>
              <w:rPr>
                <w:noProof/>
                <w:webHidden/>
              </w:rPr>
              <w:instrText xml:space="preserve"> PAGEREF _Toc202527937 \h </w:instrText>
            </w:r>
            <w:r>
              <w:rPr>
                <w:noProof/>
                <w:webHidden/>
              </w:rPr>
            </w:r>
            <w:r>
              <w:rPr>
                <w:noProof/>
                <w:webHidden/>
              </w:rPr>
              <w:fldChar w:fldCharType="separate"/>
            </w:r>
            <w:r>
              <w:rPr>
                <w:noProof/>
                <w:webHidden/>
              </w:rPr>
              <w:t>8</w:t>
            </w:r>
            <w:r>
              <w:rPr>
                <w:noProof/>
                <w:webHidden/>
              </w:rPr>
              <w:fldChar w:fldCharType="end"/>
            </w:r>
          </w:hyperlink>
        </w:p>
        <w:p w14:paraId="53466453" w14:textId="4B9B3ECD" w:rsidR="003822B9" w:rsidRDefault="003822B9">
          <w:pPr>
            <w:pStyle w:val="TOC1"/>
            <w:tabs>
              <w:tab w:val="right" w:leader="dot" w:pos="8296"/>
            </w:tabs>
            <w:rPr>
              <w:rFonts w:cstheme="minorBidi"/>
              <w:noProof/>
              <w:kern w:val="2"/>
              <w:sz w:val="24"/>
              <w:szCs w:val="24"/>
              <w14:ligatures w14:val="standardContextual"/>
            </w:rPr>
          </w:pPr>
          <w:hyperlink w:anchor="_Toc202527938" w:history="1">
            <w:r w:rsidRPr="00203A84">
              <w:rPr>
                <w:rStyle w:val="Hyperlink"/>
                <w:rFonts w:ascii="Times New Roman" w:hAnsi="Times New Roman"/>
                <w:noProof/>
              </w:rPr>
              <w:t>CHAPTER 2: LITERATURE REVIEW</w:t>
            </w:r>
            <w:r>
              <w:rPr>
                <w:noProof/>
                <w:webHidden/>
              </w:rPr>
              <w:tab/>
            </w:r>
            <w:r>
              <w:rPr>
                <w:noProof/>
                <w:webHidden/>
              </w:rPr>
              <w:fldChar w:fldCharType="begin"/>
            </w:r>
            <w:r>
              <w:rPr>
                <w:noProof/>
                <w:webHidden/>
              </w:rPr>
              <w:instrText xml:space="preserve"> PAGEREF _Toc202527938 \h </w:instrText>
            </w:r>
            <w:r>
              <w:rPr>
                <w:noProof/>
                <w:webHidden/>
              </w:rPr>
            </w:r>
            <w:r>
              <w:rPr>
                <w:noProof/>
                <w:webHidden/>
              </w:rPr>
              <w:fldChar w:fldCharType="separate"/>
            </w:r>
            <w:r>
              <w:rPr>
                <w:noProof/>
                <w:webHidden/>
              </w:rPr>
              <w:t>9</w:t>
            </w:r>
            <w:r>
              <w:rPr>
                <w:noProof/>
                <w:webHidden/>
              </w:rPr>
              <w:fldChar w:fldCharType="end"/>
            </w:r>
          </w:hyperlink>
        </w:p>
        <w:p w14:paraId="4E83B91D" w14:textId="302265A1" w:rsidR="003822B9" w:rsidRDefault="003822B9">
          <w:pPr>
            <w:pStyle w:val="TOC1"/>
            <w:tabs>
              <w:tab w:val="right" w:leader="dot" w:pos="8296"/>
            </w:tabs>
            <w:rPr>
              <w:rFonts w:cstheme="minorBidi"/>
              <w:noProof/>
              <w:kern w:val="2"/>
              <w:sz w:val="24"/>
              <w:szCs w:val="24"/>
              <w14:ligatures w14:val="standardContextual"/>
            </w:rPr>
          </w:pPr>
          <w:hyperlink w:anchor="_Toc202527939" w:history="1">
            <w:r w:rsidRPr="00203A84">
              <w:rPr>
                <w:rStyle w:val="Hyperlink"/>
                <w:rFonts w:ascii="Times New Roman" w:hAnsi="Times New Roman"/>
                <w:noProof/>
              </w:rPr>
              <w:t>2.1 Definition of Key Concepts</w:t>
            </w:r>
            <w:r>
              <w:rPr>
                <w:noProof/>
                <w:webHidden/>
              </w:rPr>
              <w:tab/>
            </w:r>
            <w:r>
              <w:rPr>
                <w:noProof/>
                <w:webHidden/>
              </w:rPr>
              <w:fldChar w:fldCharType="begin"/>
            </w:r>
            <w:r>
              <w:rPr>
                <w:noProof/>
                <w:webHidden/>
              </w:rPr>
              <w:instrText xml:space="preserve"> PAGEREF _Toc202527939 \h </w:instrText>
            </w:r>
            <w:r>
              <w:rPr>
                <w:noProof/>
                <w:webHidden/>
              </w:rPr>
            </w:r>
            <w:r>
              <w:rPr>
                <w:noProof/>
                <w:webHidden/>
              </w:rPr>
              <w:fldChar w:fldCharType="separate"/>
            </w:r>
            <w:r>
              <w:rPr>
                <w:noProof/>
                <w:webHidden/>
              </w:rPr>
              <w:t>9</w:t>
            </w:r>
            <w:r>
              <w:rPr>
                <w:noProof/>
                <w:webHidden/>
              </w:rPr>
              <w:fldChar w:fldCharType="end"/>
            </w:r>
          </w:hyperlink>
        </w:p>
        <w:p w14:paraId="2E617C21" w14:textId="7C456911" w:rsidR="003822B9" w:rsidRDefault="003822B9">
          <w:pPr>
            <w:pStyle w:val="TOC1"/>
            <w:tabs>
              <w:tab w:val="right" w:leader="dot" w:pos="8296"/>
            </w:tabs>
            <w:rPr>
              <w:rFonts w:cstheme="minorBidi"/>
              <w:noProof/>
              <w:kern w:val="2"/>
              <w:sz w:val="24"/>
              <w:szCs w:val="24"/>
              <w14:ligatures w14:val="standardContextual"/>
            </w:rPr>
          </w:pPr>
          <w:hyperlink w:anchor="_Toc202527940" w:history="1">
            <w:r w:rsidRPr="00203A84">
              <w:rPr>
                <w:rStyle w:val="Hyperlink"/>
                <w:rFonts w:ascii="Times New Roman" w:hAnsi="Times New Roman"/>
                <w:noProof/>
              </w:rPr>
              <w:t>2.1.1 Corporate</w:t>
            </w:r>
            <w:r>
              <w:rPr>
                <w:noProof/>
                <w:webHidden/>
              </w:rPr>
              <w:tab/>
            </w:r>
            <w:r>
              <w:rPr>
                <w:noProof/>
                <w:webHidden/>
              </w:rPr>
              <w:fldChar w:fldCharType="begin"/>
            </w:r>
            <w:r>
              <w:rPr>
                <w:noProof/>
                <w:webHidden/>
              </w:rPr>
              <w:instrText xml:space="preserve"> PAGEREF _Toc202527940 \h </w:instrText>
            </w:r>
            <w:r>
              <w:rPr>
                <w:noProof/>
                <w:webHidden/>
              </w:rPr>
            </w:r>
            <w:r>
              <w:rPr>
                <w:noProof/>
                <w:webHidden/>
              </w:rPr>
              <w:fldChar w:fldCharType="separate"/>
            </w:r>
            <w:r>
              <w:rPr>
                <w:noProof/>
                <w:webHidden/>
              </w:rPr>
              <w:t>9</w:t>
            </w:r>
            <w:r>
              <w:rPr>
                <w:noProof/>
                <w:webHidden/>
              </w:rPr>
              <w:fldChar w:fldCharType="end"/>
            </w:r>
          </w:hyperlink>
        </w:p>
        <w:p w14:paraId="6CE3DBB9" w14:textId="67511F30" w:rsidR="003822B9" w:rsidRDefault="003822B9">
          <w:pPr>
            <w:pStyle w:val="TOC1"/>
            <w:tabs>
              <w:tab w:val="right" w:leader="dot" w:pos="8296"/>
            </w:tabs>
            <w:rPr>
              <w:rFonts w:cstheme="minorBidi"/>
              <w:noProof/>
              <w:kern w:val="2"/>
              <w:sz w:val="24"/>
              <w:szCs w:val="24"/>
              <w14:ligatures w14:val="standardContextual"/>
            </w:rPr>
          </w:pPr>
          <w:hyperlink w:anchor="_Toc202527941" w:history="1">
            <w:r w:rsidRPr="00203A84">
              <w:rPr>
                <w:rStyle w:val="Hyperlink"/>
                <w:rFonts w:ascii="Times New Roman" w:hAnsi="Times New Roman"/>
                <w:noProof/>
              </w:rPr>
              <w:t>2.1.2 Corporate Governance</w:t>
            </w:r>
            <w:r>
              <w:rPr>
                <w:noProof/>
                <w:webHidden/>
              </w:rPr>
              <w:tab/>
            </w:r>
            <w:r>
              <w:rPr>
                <w:noProof/>
                <w:webHidden/>
              </w:rPr>
              <w:fldChar w:fldCharType="begin"/>
            </w:r>
            <w:r>
              <w:rPr>
                <w:noProof/>
                <w:webHidden/>
              </w:rPr>
              <w:instrText xml:space="preserve"> PAGEREF _Toc202527941 \h </w:instrText>
            </w:r>
            <w:r>
              <w:rPr>
                <w:noProof/>
                <w:webHidden/>
              </w:rPr>
            </w:r>
            <w:r>
              <w:rPr>
                <w:noProof/>
                <w:webHidden/>
              </w:rPr>
              <w:fldChar w:fldCharType="separate"/>
            </w:r>
            <w:r>
              <w:rPr>
                <w:noProof/>
                <w:webHidden/>
              </w:rPr>
              <w:t>9</w:t>
            </w:r>
            <w:r>
              <w:rPr>
                <w:noProof/>
                <w:webHidden/>
              </w:rPr>
              <w:fldChar w:fldCharType="end"/>
            </w:r>
          </w:hyperlink>
        </w:p>
        <w:p w14:paraId="7C712AF6" w14:textId="138F322D" w:rsidR="003822B9" w:rsidRDefault="003822B9">
          <w:pPr>
            <w:pStyle w:val="TOC1"/>
            <w:tabs>
              <w:tab w:val="right" w:leader="dot" w:pos="8296"/>
            </w:tabs>
            <w:rPr>
              <w:rFonts w:cstheme="minorBidi"/>
              <w:noProof/>
              <w:kern w:val="2"/>
              <w:sz w:val="24"/>
              <w:szCs w:val="24"/>
              <w14:ligatures w14:val="standardContextual"/>
            </w:rPr>
          </w:pPr>
          <w:hyperlink w:anchor="_Toc202527942" w:history="1">
            <w:r w:rsidRPr="00203A84">
              <w:rPr>
                <w:rStyle w:val="Hyperlink"/>
                <w:rFonts w:ascii="Times New Roman" w:hAnsi="Times New Roman"/>
                <w:noProof/>
              </w:rPr>
              <w:t>2.2 Corporate governance insurance companies</w:t>
            </w:r>
            <w:r>
              <w:rPr>
                <w:noProof/>
                <w:webHidden/>
              </w:rPr>
              <w:tab/>
            </w:r>
            <w:r>
              <w:rPr>
                <w:noProof/>
                <w:webHidden/>
              </w:rPr>
              <w:fldChar w:fldCharType="begin"/>
            </w:r>
            <w:r>
              <w:rPr>
                <w:noProof/>
                <w:webHidden/>
              </w:rPr>
              <w:instrText xml:space="preserve"> PAGEREF _Toc202527942 \h </w:instrText>
            </w:r>
            <w:r>
              <w:rPr>
                <w:noProof/>
                <w:webHidden/>
              </w:rPr>
            </w:r>
            <w:r>
              <w:rPr>
                <w:noProof/>
                <w:webHidden/>
              </w:rPr>
              <w:fldChar w:fldCharType="separate"/>
            </w:r>
            <w:r>
              <w:rPr>
                <w:noProof/>
                <w:webHidden/>
              </w:rPr>
              <w:t>10</w:t>
            </w:r>
            <w:r>
              <w:rPr>
                <w:noProof/>
                <w:webHidden/>
              </w:rPr>
              <w:fldChar w:fldCharType="end"/>
            </w:r>
          </w:hyperlink>
        </w:p>
        <w:p w14:paraId="1C8A08CB" w14:textId="37A804D0" w:rsidR="003822B9" w:rsidRDefault="003822B9">
          <w:pPr>
            <w:pStyle w:val="TOC1"/>
            <w:tabs>
              <w:tab w:val="right" w:leader="dot" w:pos="8296"/>
            </w:tabs>
            <w:rPr>
              <w:rFonts w:cstheme="minorBidi"/>
              <w:noProof/>
              <w:kern w:val="2"/>
              <w:sz w:val="24"/>
              <w:szCs w:val="24"/>
              <w14:ligatures w14:val="standardContextual"/>
            </w:rPr>
          </w:pPr>
          <w:hyperlink w:anchor="_Toc202527943" w:history="1">
            <w:r w:rsidRPr="00203A84">
              <w:rPr>
                <w:rStyle w:val="Hyperlink"/>
                <w:rFonts w:ascii="Times New Roman" w:hAnsi="Times New Roman"/>
                <w:noProof/>
              </w:rPr>
              <w:t>2.2.1 Board Composition</w:t>
            </w:r>
            <w:r>
              <w:rPr>
                <w:noProof/>
                <w:webHidden/>
              </w:rPr>
              <w:tab/>
            </w:r>
            <w:r>
              <w:rPr>
                <w:noProof/>
                <w:webHidden/>
              </w:rPr>
              <w:fldChar w:fldCharType="begin"/>
            </w:r>
            <w:r>
              <w:rPr>
                <w:noProof/>
                <w:webHidden/>
              </w:rPr>
              <w:instrText xml:space="preserve"> PAGEREF _Toc202527943 \h </w:instrText>
            </w:r>
            <w:r>
              <w:rPr>
                <w:noProof/>
                <w:webHidden/>
              </w:rPr>
            </w:r>
            <w:r>
              <w:rPr>
                <w:noProof/>
                <w:webHidden/>
              </w:rPr>
              <w:fldChar w:fldCharType="separate"/>
            </w:r>
            <w:r>
              <w:rPr>
                <w:noProof/>
                <w:webHidden/>
              </w:rPr>
              <w:t>11</w:t>
            </w:r>
            <w:r>
              <w:rPr>
                <w:noProof/>
                <w:webHidden/>
              </w:rPr>
              <w:fldChar w:fldCharType="end"/>
            </w:r>
          </w:hyperlink>
        </w:p>
        <w:p w14:paraId="76801D19" w14:textId="3C893829" w:rsidR="003822B9" w:rsidRDefault="003822B9">
          <w:pPr>
            <w:pStyle w:val="TOC1"/>
            <w:tabs>
              <w:tab w:val="right" w:leader="dot" w:pos="8296"/>
            </w:tabs>
            <w:rPr>
              <w:rFonts w:cstheme="minorBidi"/>
              <w:noProof/>
              <w:kern w:val="2"/>
              <w:sz w:val="24"/>
              <w:szCs w:val="24"/>
              <w14:ligatures w14:val="standardContextual"/>
            </w:rPr>
          </w:pPr>
          <w:hyperlink w:anchor="_Toc202527944" w:history="1">
            <w:r w:rsidRPr="00203A84">
              <w:rPr>
                <w:rStyle w:val="Hyperlink"/>
                <w:rFonts w:ascii="Times New Roman" w:hAnsi="Times New Roman"/>
                <w:noProof/>
              </w:rPr>
              <w:t>2.2.2 Executive Compensation</w:t>
            </w:r>
            <w:r>
              <w:rPr>
                <w:noProof/>
                <w:webHidden/>
              </w:rPr>
              <w:tab/>
            </w:r>
            <w:r>
              <w:rPr>
                <w:noProof/>
                <w:webHidden/>
              </w:rPr>
              <w:fldChar w:fldCharType="begin"/>
            </w:r>
            <w:r>
              <w:rPr>
                <w:noProof/>
                <w:webHidden/>
              </w:rPr>
              <w:instrText xml:space="preserve"> PAGEREF _Toc202527944 \h </w:instrText>
            </w:r>
            <w:r>
              <w:rPr>
                <w:noProof/>
                <w:webHidden/>
              </w:rPr>
            </w:r>
            <w:r>
              <w:rPr>
                <w:noProof/>
                <w:webHidden/>
              </w:rPr>
              <w:fldChar w:fldCharType="separate"/>
            </w:r>
            <w:r>
              <w:rPr>
                <w:noProof/>
                <w:webHidden/>
              </w:rPr>
              <w:t>12</w:t>
            </w:r>
            <w:r>
              <w:rPr>
                <w:noProof/>
                <w:webHidden/>
              </w:rPr>
              <w:fldChar w:fldCharType="end"/>
            </w:r>
          </w:hyperlink>
        </w:p>
        <w:p w14:paraId="2BE9419E" w14:textId="5F290F5E" w:rsidR="003822B9" w:rsidRDefault="003822B9">
          <w:pPr>
            <w:pStyle w:val="TOC1"/>
            <w:tabs>
              <w:tab w:val="right" w:leader="dot" w:pos="8296"/>
            </w:tabs>
            <w:rPr>
              <w:rFonts w:cstheme="minorBidi"/>
              <w:noProof/>
              <w:kern w:val="2"/>
              <w:sz w:val="24"/>
              <w:szCs w:val="24"/>
              <w14:ligatures w14:val="standardContextual"/>
            </w:rPr>
          </w:pPr>
          <w:hyperlink w:anchor="_Toc202527945" w:history="1">
            <w:r w:rsidRPr="00203A84">
              <w:rPr>
                <w:rStyle w:val="Hyperlink"/>
                <w:rFonts w:ascii="Times New Roman" w:hAnsi="Times New Roman"/>
                <w:noProof/>
              </w:rPr>
              <w:t>2.2.3 Audit Practices</w:t>
            </w:r>
            <w:r>
              <w:rPr>
                <w:noProof/>
                <w:webHidden/>
              </w:rPr>
              <w:tab/>
            </w:r>
            <w:r>
              <w:rPr>
                <w:noProof/>
                <w:webHidden/>
              </w:rPr>
              <w:fldChar w:fldCharType="begin"/>
            </w:r>
            <w:r>
              <w:rPr>
                <w:noProof/>
                <w:webHidden/>
              </w:rPr>
              <w:instrText xml:space="preserve"> PAGEREF _Toc202527945 \h </w:instrText>
            </w:r>
            <w:r>
              <w:rPr>
                <w:noProof/>
                <w:webHidden/>
              </w:rPr>
            </w:r>
            <w:r>
              <w:rPr>
                <w:noProof/>
                <w:webHidden/>
              </w:rPr>
              <w:fldChar w:fldCharType="separate"/>
            </w:r>
            <w:r>
              <w:rPr>
                <w:noProof/>
                <w:webHidden/>
              </w:rPr>
              <w:t>12</w:t>
            </w:r>
            <w:r>
              <w:rPr>
                <w:noProof/>
                <w:webHidden/>
              </w:rPr>
              <w:fldChar w:fldCharType="end"/>
            </w:r>
          </w:hyperlink>
        </w:p>
        <w:p w14:paraId="2E8715DA" w14:textId="2C5ACEDC" w:rsidR="003822B9" w:rsidRDefault="003822B9">
          <w:pPr>
            <w:pStyle w:val="TOC1"/>
            <w:tabs>
              <w:tab w:val="right" w:leader="dot" w:pos="8296"/>
            </w:tabs>
            <w:rPr>
              <w:rFonts w:cstheme="minorBidi"/>
              <w:noProof/>
              <w:kern w:val="2"/>
              <w:sz w:val="24"/>
              <w:szCs w:val="24"/>
              <w14:ligatures w14:val="standardContextual"/>
            </w:rPr>
          </w:pPr>
          <w:hyperlink w:anchor="_Toc202527946" w:history="1">
            <w:r w:rsidRPr="00203A84">
              <w:rPr>
                <w:rStyle w:val="Hyperlink"/>
                <w:rFonts w:ascii="Times New Roman" w:hAnsi="Times New Roman"/>
                <w:noProof/>
              </w:rPr>
              <w:t>2.3. Performance in the Insurance Industry</w:t>
            </w:r>
            <w:r>
              <w:rPr>
                <w:noProof/>
                <w:webHidden/>
              </w:rPr>
              <w:tab/>
            </w:r>
            <w:r>
              <w:rPr>
                <w:noProof/>
                <w:webHidden/>
              </w:rPr>
              <w:fldChar w:fldCharType="begin"/>
            </w:r>
            <w:r>
              <w:rPr>
                <w:noProof/>
                <w:webHidden/>
              </w:rPr>
              <w:instrText xml:space="preserve"> PAGEREF _Toc202527946 \h </w:instrText>
            </w:r>
            <w:r>
              <w:rPr>
                <w:noProof/>
                <w:webHidden/>
              </w:rPr>
            </w:r>
            <w:r>
              <w:rPr>
                <w:noProof/>
                <w:webHidden/>
              </w:rPr>
              <w:fldChar w:fldCharType="separate"/>
            </w:r>
            <w:r>
              <w:rPr>
                <w:noProof/>
                <w:webHidden/>
              </w:rPr>
              <w:t>12</w:t>
            </w:r>
            <w:r>
              <w:rPr>
                <w:noProof/>
                <w:webHidden/>
              </w:rPr>
              <w:fldChar w:fldCharType="end"/>
            </w:r>
          </w:hyperlink>
        </w:p>
        <w:p w14:paraId="0F5E22AA" w14:textId="53C71D16" w:rsidR="003822B9" w:rsidRDefault="003822B9">
          <w:pPr>
            <w:pStyle w:val="TOC1"/>
            <w:tabs>
              <w:tab w:val="right" w:leader="dot" w:pos="8296"/>
            </w:tabs>
            <w:rPr>
              <w:rFonts w:cstheme="minorBidi"/>
              <w:noProof/>
              <w:kern w:val="2"/>
              <w:sz w:val="24"/>
              <w:szCs w:val="24"/>
              <w14:ligatures w14:val="standardContextual"/>
            </w:rPr>
          </w:pPr>
          <w:hyperlink w:anchor="_Toc202527947" w:history="1">
            <w:r w:rsidRPr="00203A84">
              <w:rPr>
                <w:rStyle w:val="Hyperlink"/>
                <w:rFonts w:ascii="Times New Roman" w:hAnsi="Times New Roman"/>
                <w:noProof/>
              </w:rPr>
              <w:t>2.3.2 Return on Assets (ROA)</w:t>
            </w:r>
            <w:r>
              <w:rPr>
                <w:noProof/>
                <w:webHidden/>
              </w:rPr>
              <w:tab/>
            </w:r>
            <w:r>
              <w:rPr>
                <w:noProof/>
                <w:webHidden/>
              </w:rPr>
              <w:fldChar w:fldCharType="begin"/>
            </w:r>
            <w:r>
              <w:rPr>
                <w:noProof/>
                <w:webHidden/>
              </w:rPr>
              <w:instrText xml:space="preserve"> PAGEREF _Toc202527947 \h </w:instrText>
            </w:r>
            <w:r>
              <w:rPr>
                <w:noProof/>
                <w:webHidden/>
              </w:rPr>
            </w:r>
            <w:r>
              <w:rPr>
                <w:noProof/>
                <w:webHidden/>
              </w:rPr>
              <w:fldChar w:fldCharType="separate"/>
            </w:r>
            <w:r>
              <w:rPr>
                <w:noProof/>
                <w:webHidden/>
              </w:rPr>
              <w:t>13</w:t>
            </w:r>
            <w:r>
              <w:rPr>
                <w:noProof/>
                <w:webHidden/>
              </w:rPr>
              <w:fldChar w:fldCharType="end"/>
            </w:r>
          </w:hyperlink>
        </w:p>
        <w:p w14:paraId="29649EC3" w14:textId="3F77FC5D" w:rsidR="003822B9" w:rsidRDefault="003822B9">
          <w:pPr>
            <w:pStyle w:val="TOC1"/>
            <w:tabs>
              <w:tab w:val="right" w:leader="dot" w:pos="8296"/>
            </w:tabs>
            <w:rPr>
              <w:rFonts w:cstheme="minorBidi"/>
              <w:noProof/>
              <w:kern w:val="2"/>
              <w:sz w:val="24"/>
              <w:szCs w:val="24"/>
              <w14:ligatures w14:val="standardContextual"/>
            </w:rPr>
          </w:pPr>
          <w:hyperlink w:anchor="_Toc202527948" w:history="1">
            <w:r w:rsidRPr="00203A84">
              <w:rPr>
                <w:rStyle w:val="Hyperlink"/>
                <w:rFonts w:ascii="Times New Roman" w:hAnsi="Times New Roman"/>
                <w:noProof/>
              </w:rPr>
              <w:t>2.3.3 Customer Satisfaction</w:t>
            </w:r>
            <w:r>
              <w:rPr>
                <w:noProof/>
                <w:webHidden/>
              </w:rPr>
              <w:tab/>
            </w:r>
            <w:r>
              <w:rPr>
                <w:noProof/>
                <w:webHidden/>
              </w:rPr>
              <w:fldChar w:fldCharType="begin"/>
            </w:r>
            <w:r>
              <w:rPr>
                <w:noProof/>
                <w:webHidden/>
              </w:rPr>
              <w:instrText xml:space="preserve"> PAGEREF _Toc202527948 \h </w:instrText>
            </w:r>
            <w:r>
              <w:rPr>
                <w:noProof/>
                <w:webHidden/>
              </w:rPr>
            </w:r>
            <w:r>
              <w:rPr>
                <w:noProof/>
                <w:webHidden/>
              </w:rPr>
              <w:fldChar w:fldCharType="separate"/>
            </w:r>
            <w:r>
              <w:rPr>
                <w:noProof/>
                <w:webHidden/>
              </w:rPr>
              <w:t>13</w:t>
            </w:r>
            <w:r>
              <w:rPr>
                <w:noProof/>
                <w:webHidden/>
              </w:rPr>
              <w:fldChar w:fldCharType="end"/>
            </w:r>
          </w:hyperlink>
        </w:p>
        <w:p w14:paraId="142B71DD" w14:textId="5A5E7F29" w:rsidR="003822B9" w:rsidRDefault="003822B9">
          <w:pPr>
            <w:pStyle w:val="TOC1"/>
            <w:tabs>
              <w:tab w:val="right" w:leader="dot" w:pos="8296"/>
            </w:tabs>
            <w:rPr>
              <w:rFonts w:cstheme="minorBidi"/>
              <w:noProof/>
              <w:kern w:val="2"/>
              <w:sz w:val="24"/>
              <w:szCs w:val="24"/>
              <w14:ligatures w14:val="standardContextual"/>
            </w:rPr>
          </w:pPr>
          <w:hyperlink w:anchor="_Toc202527949" w:history="1">
            <w:r w:rsidRPr="00203A84">
              <w:rPr>
                <w:rStyle w:val="Hyperlink"/>
                <w:rFonts w:ascii="Times New Roman" w:hAnsi="Times New Roman"/>
                <w:noProof/>
              </w:rPr>
              <w:t>2.3.4 Product Quality</w:t>
            </w:r>
            <w:r>
              <w:rPr>
                <w:noProof/>
                <w:webHidden/>
              </w:rPr>
              <w:tab/>
            </w:r>
            <w:r>
              <w:rPr>
                <w:noProof/>
                <w:webHidden/>
              </w:rPr>
              <w:fldChar w:fldCharType="begin"/>
            </w:r>
            <w:r>
              <w:rPr>
                <w:noProof/>
                <w:webHidden/>
              </w:rPr>
              <w:instrText xml:space="preserve"> PAGEREF _Toc202527949 \h </w:instrText>
            </w:r>
            <w:r>
              <w:rPr>
                <w:noProof/>
                <w:webHidden/>
              </w:rPr>
            </w:r>
            <w:r>
              <w:rPr>
                <w:noProof/>
                <w:webHidden/>
              </w:rPr>
              <w:fldChar w:fldCharType="separate"/>
            </w:r>
            <w:r>
              <w:rPr>
                <w:noProof/>
                <w:webHidden/>
              </w:rPr>
              <w:t>13</w:t>
            </w:r>
            <w:r>
              <w:rPr>
                <w:noProof/>
                <w:webHidden/>
              </w:rPr>
              <w:fldChar w:fldCharType="end"/>
            </w:r>
          </w:hyperlink>
        </w:p>
        <w:p w14:paraId="61BBE8A6" w14:textId="3D1C6AEF" w:rsidR="003822B9" w:rsidRDefault="003822B9">
          <w:pPr>
            <w:pStyle w:val="TOC1"/>
            <w:tabs>
              <w:tab w:val="right" w:leader="dot" w:pos="8296"/>
            </w:tabs>
            <w:rPr>
              <w:rFonts w:cstheme="minorBidi"/>
              <w:noProof/>
              <w:kern w:val="2"/>
              <w:sz w:val="24"/>
              <w:szCs w:val="24"/>
              <w14:ligatures w14:val="standardContextual"/>
            </w:rPr>
          </w:pPr>
          <w:hyperlink w:anchor="_Toc202527950" w:history="1">
            <w:r w:rsidRPr="00203A84">
              <w:rPr>
                <w:rStyle w:val="Hyperlink"/>
                <w:rFonts w:ascii="Times New Roman" w:hAnsi="Times New Roman"/>
                <w:noProof/>
              </w:rPr>
              <w:t>2.4. Theoretical framework</w:t>
            </w:r>
            <w:r>
              <w:rPr>
                <w:noProof/>
                <w:webHidden/>
              </w:rPr>
              <w:tab/>
            </w:r>
            <w:r>
              <w:rPr>
                <w:noProof/>
                <w:webHidden/>
              </w:rPr>
              <w:fldChar w:fldCharType="begin"/>
            </w:r>
            <w:r>
              <w:rPr>
                <w:noProof/>
                <w:webHidden/>
              </w:rPr>
              <w:instrText xml:space="preserve"> PAGEREF _Toc202527950 \h </w:instrText>
            </w:r>
            <w:r>
              <w:rPr>
                <w:noProof/>
                <w:webHidden/>
              </w:rPr>
            </w:r>
            <w:r>
              <w:rPr>
                <w:noProof/>
                <w:webHidden/>
              </w:rPr>
              <w:fldChar w:fldCharType="separate"/>
            </w:r>
            <w:r>
              <w:rPr>
                <w:noProof/>
                <w:webHidden/>
              </w:rPr>
              <w:t>13</w:t>
            </w:r>
            <w:r>
              <w:rPr>
                <w:noProof/>
                <w:webHidden/>
              </w:rPr>
              <w:fldChar w:fldCharType="end"/>
            </w:r>
          </w:hyperlink>
        </w:p>
        <w:p w14:paraId="00D91F72" w14:textId="3EBE5D28" w:rsidR="003822B9" w:rsidRDefault="003822B9">
          <w:pPr>
            <w:pStyle w:val="TOC1"/>
            <w:tabs>
              <w:tab w:val="right" w:leader="dot" w:pos="8296"/>
            </w:tabs>
            <w:rPr>
              <w:rFonts w:cstheme="minorBidi"/>
              <w:noProof/>
              <w:kern w:val="2"/>
              <w:sz w:val="24"/>
              <w:szCs w:val="24"/>
              <w14:ligatures w14:val="standardContextual"/>
            </w:rPr>
          </w:pPr>
          <w:hyperlink w:anchor="_Toc202527951" w:history="1">
            <w:r w:rsidRPr="00203A84">
              <w:rPr>
                <w:rStyle w:val="Hyperlink"/>
                <w:rFonts w:ascii="Times New Roman" w:hAnsi="Times New Roman"/>
                <w:noProof/>
              </w:rPr>
              <w:t>2.4.1 Agency Theory</w:t>
            </w:r>
            <w:r>
              <w:rPr>
                <w:noProof/>
                <w:webHidden/>
              </w:rPr>
              <w:tab/>
            </w:r>
            <w:r>
              <w:rPr>
                <w:noProof/>
                <w:webHidden/>
              </w:rPr>
              <w:fldChar w:fldCharType="begin"/>
            </w:r>
            <w:r>
              <w:rPr>
                <w:noProof/>
                <w:webHidden/>
              </w:rPr>
              <w:instrText xml:space="preserve"> PAGEREF _Toc202527951 \h </w:instrText>
            </w:r>
            <w:r>
              <w:rPr>
                <w:noProof/>
                <w:webHidden/>
              </w:rPr>
            </w:r>
            <w:r>
              <w:rPr>
                <w:noProof/>
                <w:webHidden/>
              </w:rPr>
              <w:fldChar w:fldCharType="separate"/>
            </w:r>
            <w:r>
              <w:rPr>
                <w:noProof/>
                <w:webHidden/>
              </w:rPr>
              <w:t>14</w:t>
            </w:r>
            <w:r>
              <w:rPr>
                <w:noProof/>
                <w:webHidden/>
              </w:rPr>
              <w:fldChar w:fldCharType="end"/>
            </w:r>
          </w:hyperlink>
        </w:p>
        <w:p w14:paraId="2498048D" w14:textId="6E5748DA" w:rsidR="003822B9" w:rsidRDefault="003822B9">
          <w:pPr>
            <w:pStyle w:val="TOC1"/>
            <w:tabs>
              <w:tab w:val="right" w:leader="dot" w:pos="8296"/>
            </w:tabs>
            <w:rPr>
              <w:rFonts w:cstheme="minorBidi"/>
              <w:noProof/>
              <w:kern w:val="2"/>
              <w:sz w:val="24"/>
              <w:szCs w:val="24"/>
              <w14:ligatures w14:val="standardContextual"/>
            </w:rPr>
          </w:pPr>
          <w:hyperlink w:anchor="_Toc202527952" w:history="1">
            <w:r w:rsidRPr="00203A84">
              <w:rPr>
                <w:rStyle w:val="Hyperlink"/>
                <w:rFonts w:ascii="Times New Roman" w:hAnsi="Times New Roman"/>
                <w:noProof/>
              </w:rPr>
              <w:t>2.4.2 Stewardship Theory:</w:t>
            </w:r>
            <w:r>
              <w:rPr>
                <w:noProof/>
                <w:webHidden/>
              </w:rPr>
              <w:tab/>
            </w:r>
            <w:r>
              <w:rPr>
                <w:noProof/>
                <w:webHidden/>
              </w:rPr>
              <w:fldChar w:fldCharType="begin"/>
            </w:r>
            <w:r>
              <w:rPr>
                <w:noProof/>
                <w:webHidden/>
              </w:rPr>
              <w:instrText xml:space="preserve"> PAGEREF _Toc202527952 \h </w:instrText>
            </w:r>
            <w:r>
              <w:rPr>
                <w:noProof/>
                <w:webHidden/>
              </w:rPr>
            </w:r>
            <w:r>
              <w:rPr>
                <w:noProof/>
                <w:webHidden/>
              </w:rPr>
              <w:fldChar w:fldCharType="separate"/>
            </w:r>
            <w:r>
              <w:rPr>
                <w:noProof/>
                <w:webHidden/>
              </w:rPr>
              <w:t>14</w:t>
            </w:r>
            <w:r>
              <w:rPr>
                <w:noProof/>
                <w:webHidden/>
              </w:rPr>
              <w:fldChar w:fldCharType="end"/>
            </w:r>
          </w:hyperlink>
        </w:p>
        <w:p w14:paraId="76F3482C" w14:textId="0D153E2F" w:rsidR="003822B9" w:rsidRDefault="003822B9">
          <w:pPr>
            <w:pStyle w:val="TOC1"/>
            <w:tabs>
              <w:tab w:val="right" w:leader="dot" w:pos="8296"/>
            </w:tabs>
            <w:rPr>
              <w:rFonts w:cstheme="minorBidi"/>
              <w:noProof/>
              <w:kern w:val="2"/>
              <w:sz w:val="24"/>
              <w:szCs w:val="24"/>
              <w14:ligatures w14:val="standardContextual"/>
            </w:rPr>
          </w:pPr>
          <w:hyperlink w:anchor="_Toc202527953" w:history="1">
            <w:r w:rsidRPr="00203A84">
              <w:rPr>
                <w:rStyle w:val="Hyperlink"/>
                <w:rFonts w:ascii="Times New Roman" w:hAnsi="Times New Roman"/>
                <w:noProof/>
              </w:rPr>
              <w:t>2.4.3 Resource Dependency Theory:</w:t>
            </w:r>
            <w:r>
              <w:rPr>
                <w:noProof/>
                <w:webHidden/>
              </w:rPr>
              <w:tab/>
            </w:r>
            <w:r>
              <w:rPr>
                <w:noProof/>
                <w:webHidden/>
              </w:rPr>
              <w:fldChar w:fldCharType="begin"/>
            </w:r>
            <w:r>
              <w:rPr>
                <w:noProof/>
                <w:webHidden/>
              </w:rPr>
              <w:instrText xml:space="preserve"> PAGEREF _Toc202527953 \h </w:instrText>
            </w:r>
            <w:r>
              <w:rPr>
                <w:noProof/>
                <w:webHidden/>
              </w:rPr>
            </w:r>
            <w:r>
              <w:rPr>
                <w:noProof/>
                <w:webHidden/>
              </w:rPr>
              <w:fldChar w:fldCharType="separate"/>
            </w:r>
            <w:r>
              <w:rPr>
                <w:noProof/>
                <w:webHidden/>
              </w:rPr>
              <w:t>14</w:t>
            </w:r>
            <w:r>
              <w:rPr>
                <w:noProof/>
                <w:webHidden/>
              </w:rPr>
              <w:fldChar w:fldCharType="end"/>
            </w:r>
          </w:hyperlink>
        </w:p>
        <w:p w14:paraId="6E24B91A" w14:textId="16E43C2A" w:rsidR="003822B9" w:rsidRDefault="003822B9">
          <w:pPr>
            <w:pStyle w:val="TOC1"/>
            <w:tabs>
              <w:tab w:val="right" w:leader="dot" w:pos="8296"/>
            </w:tabs>
            <w:rPr>
              <w:rFonts w:cstheme="minorBidi"/>
              <w:noProof/>
              <w:kern w:val="2"/>
              <w:sz w:val="24"/>
              <w:szCs w:val="24"/>
              <w14:ligatures w14:val="standardContextual"/>
            </w:rPr>
          </w:pPr>
          <w:hyperlink w:anchor="_Toc202527954" w:history="1">
            <w:r w:rsidRPr="00203A84">
              <w:rPr>
                <w:rStyle w:val="Hyperlink"/>
                <w:rFonts w:ascii="Times New Roman" w:hAnsi="Times New Roman"/>
                <w:noProof/>
              </w:rPr>
              <w:t>2.5 Empirical Review</w:t>
            </w:r>
            <w:r>
              <w:rPr>
                <w:noProof/>
                <w:webHidden/>
              </w:rPr>
              <w:tab/>
            </w:r>
            <w:r>
              <w:rPr>
                <w:noProof/>
                <w:webHidden/>
              </w:rPr>
              <w:fldChar w:fldCharType="begin"/>
            </w:r>
            <w:r>
              <w:rPr>
                <w:noProof/>
                <w:webHidden/>
              </w:rPr>
              <w:instrText xml:space="preserve"> PAGEREF _Toc202527954 \h </w:instrText>
            </w:r>
            <w:r>
              <w:rPr>
                <w:noProof/>
                <w:webHidden/>
              </w:rPr>
            </w:r>
            <w:r>
              <w:rPr>
                <w:noProof/>
                <w:webHidden/>
              </w:rPr>
              <w:fldChar w:fldCharType="separate"/>
            </w:r>
            <w:r>
              <w:rPr>
                <w:noProof/>
                <w:webHidden/>
              </w:rPr>
              <w:t>14</w:t>
            </w:r>
            <w:r>
              <w:rPr>
                <w:noProof/>
                <w:webHidden/>
              </w:rPr>
              <w:fldChar w:fldCharType="end"/>
            </w:r>
          </w:hyperlink>
        </w:p>
        <w:p w14:paraId="11DE1F72" w14:textId="00ACD231" w:rsidR="003822B9" w:rsidRDefault="003822B9">
          <w:pPr>
            <w:pStyle w:val="TOC1"/>
            <w:tabs>
              <w:tab w:val="right" w:leader="dot" w:pos="8296"/>
            </w:tabs>
            <w:rPr>
              <w:rFonts w:cstheme="minorBidi"/>
              <w:noProof/>
              <w:kern w:val="2"/>
              <w:sz w:val="24"/>
              <w:szCs w:val="24"/>
              <w14:ligatures w14:val="standardContextual"/>
            </w:rPr>
          </w:pPr>
          <w:hyperlink w:anchor="_Toc202527955" w:history="1">
            <w:r w:rsidRPr="00203A84">
              <w:rPr>
                <w:rStyle w:val="Hyperlink"/>
                <w:rFonts w:ascii="Times New Roman" w:hAnsi="Times New Roman"/>
                <w:noProof/>
              </w:rPr>
              <w:t>2.6 REAEARCH GAPS</w:t>
            </w:r>
            <w:r>
              <w:rPr>
                <w:noProof/>
                <w:webHidden/>
              </w:rPr>
              <w:tab/>
            </w:r>
            <w:r>
              <w:rPr>
                <w:noProof/>
                <w:webHidden/>
              </w:rPr>
              <w:fldChar w:fldCharType="begin"/>
            </w:r>
            <w:r>
              <w:rPr>
                <w:noProof/>
                <w:webHidden/>
              </w:rPr>
              <w:instrText xml:space="preserve"> PAGEREF _Toc202527955 \h </w:instrText>
            </w:r>
            <w:r>
              <w:rPr>
                <w:noProof/>
                <w:webHidden/>
              </w:rPr>
            </w:r>
            <w:r>
              <w:rPr>
                <w:noProof/>
                <w:webHidden/>
              </w:rPr>
              <w:fldChar w:fldCharType="separate"/>
            </w:r>
            <w:r>
              <w:rPr>
                <w:noProof/>
                <w:webHidden/>
              </w:rPr>
              <w:t>17</w:t>
            </w:r>
            <w:r>
              <w:rPr>
                <w:noProof/>
                <w:webHidden/>
              </w:rPr>
              <w:fldChar w:fldCharType="end"/>
            </w:r>
          </w:hyperlink>
        </w:p>
        <w:p w14:paraId="11691BC7" w14:textId="3674A536" w:rsidR="003822B9" w:rsidRDefault="003822B9">
          <w:pPr>
            <w:pStyle w:val="TOC1"/>
            <w:tabs>
              <w:tab w:val="right" w:leader="dot" w:pos="8296"/>
            </w:tabs>
            <w:rPr>
              <w:rFonts w:cstheme="minorBidi"/>
              <w:noProof/>
              <w:kern w:val="2"/>
              <w:sz w:val="24"/>
              <w:szCs w:val="24"/>
              <w14:ligatures w14:val="standardContextual"/>
            </w:rPr>
          </w:pPr>
          <w:hyperlink w:anchor="_Toc202527956" w:history="1">
            <w:r w:rsidRPr="00203A84">
              <w:rPr>
                <w:rStyle w:val="Hyperlink"/>
                <w:rFonts w:ascii="Times New Roman" w:hAnsi="Times New Roman"/>
                <w:noProof/>
              </w:rPr>
              <w:t>CHAPTER 3: RESEARCH METHODOLOGY</w:t>
            </w:r>
            <w:r>
              <w:rPr>
                <w:noProof/>
                <w:webHidden/>
              </w:rPr>
              <w:tab/>
            </w:r>
            <w:r>
              <w:rPr>
                <w:noProof/>
                <w:webHidden/>
              </w:rPr>
              <w:fldChar w:fldCharType="begin"/>
            </w:r>
            <w:r>
              <w:rPr>
                <w:noProof/>
                <w:webHidden/>
              </w:rPr>
              <w:instrText xml:space="preserve"> PAGEREF _Toc202527956 \h </w:instrText>
            </w:r>
            <w:r>
              <w:rPr>
                <w:noProof/>
                <w:webHidden/>
              </w:rPr>
            </w:r>
            <w:r>
              <w:rPr>
                <w:noProof/>
                <w:webHidden/>
              </w:rPr>
              <w:fldChar w:fldCharType="separate"/>
            </w:r>
            <w:r>
              <w:rPr>
                <w:noProof/>
                <w:webHidden/>
              </w:rPr>
              <w:t>18</w:t>
            </w:r>
            <w:r>
              <w:rPr>
                <w:noProof/>
                <w:webHidden/>
              </w:rPr>
              <w:fldChar w:fldCharType="end"/>
            </w:r>
          </w:hyperlink>
        </w:p>
        <w:p w14:paraId="085B6016" w14:textId="0538CC0F" w:rsidR="003822B9" w:rsidRDefault="003822B9">
          <w:pPr>
            <w:pStyle w:val="TOC1"/>
            <w:tabs>
              <w:tab w:val="right" w:leader="dot" w:pos="8296"/>
            </w:tabs>
            <w:rPr>
              <w:rFonts w:cstheme="minorBidi"/>
              <w:noProof/>
              <w:kern w:val="2"/>
              <w:sz w:val="24"/>
              <w:szCs w:val="24"/>
              <w14:ligatures w14:val="standardContextual"/>
            </w:rPr>
          </w:pPr>
          <w:hyperlink w:anchor="_Toc202527957" w:history="1">
            <w:r w:rsidRPr="00203A84">
              <w:rPr>
                <w:rStyle w:val="Hyperlink"/>
                <w:rFonts w:ascii="Times New Roman" w:hAnsi="Times New Roman"/>
                <w:noProof/>
              </w:rPr>
              <w:t>3.1 Study Area</w:t>
            </w:r>
            <w:r>
              <w:rPr>
                <w:noProof/>
                <w:webHidden/>
              </w:rPr>
              <w:tab/>
            </w:r>
            <w:r>
              <w:rPr>
                <w:noProof/>
                <w:webHidden/>
              </w:rPr>
              <w:fldChar w:fldCharType="begin"/>
            </w:r>
            <w:r>
              <w:rPr>
                <w:noProof/>
                <w:webHidden/>
              </w:rPr>
              <w:instrText xml:space="preserve"> PAGEREF _Toc202527957 \h </w:instrText>
            </w:r>
            <w:r>
              <w:rPr>
                <w:noProof/>
                <w:webHidden/>
              </w:rPr>
            </w:r>
            <w:r>
              <w:rPr>
                <w:noProof/>
                <w:webHidden/>
              </w:rPr>
              <w:fldChar w:fldCharType="separate"/>
            </w:r>
            <w:r>
              <w:rPr>
                <w:noProof/>
                <w:webHidden/>
              </w:rPr>
              <w:t>18</w:t>
            </w:r>
            <w:r>
              <w:rPr>
                <w:noProof/>
                <w:webHidden/>
              </w:rPr>
              <w:fldChar w:fldCharType="end"/>
            </w:r>
          </w:hyperlink>
        </w:p>
        <w:p w14:paraId="3481E7B6" w14:textId="635F9009" w:rsidR="003822B9" w:rsidRDefault="003822B9">
          <w:pPr>
            <w:pStyle w:val="TOC1"/>
            <w:tabs>
              <w:tab w:val="right" w:leader="dot" w:pos="8296"/>
            </w:tabs>
            <w:rPr>
              <w:rFonts w:cstheme="minorBidi"/>
              <w:noProof/>
              <w:kern w:val="2"/>
              <w:sz w:val="24"/>
              <w:szCs w:val="24"/>
              <w14:ligatures w14:val="standardContextual"/>
            </w:rPr>
          </w:pPr>
          <w:hyperlink w:anchor="_Toc202527958" w:history="1">
            <w:r w:rsidRPr="00203A84">
              <w:rPr>
                <w:rStyle w:val="Hyperlink"/>
                <w:rFonts w:ascii="Times New Roman" w:hAnsi="Times New Roman"/>
                <w:noProof/>
              </w:rPr>
              <w:t>3.1.1 Historical Background of SONARWA</w:t>
            </w:r>
            <w:r>
              <w:rPr>
                <w:noProof/>
                <w:webHidden/>
              </w:rPr>
              <w:tab/>
            </w:r>
            <w:r>
              <w:rPr>
                <w:noProof/>
                <w:webHidden/>
              </w:rPr>
              <w:fldChar w:fldCharType="begin"/>
            </w:r>
            <w:r>
              <w:rPr>
                <w:noProof/>
                <w:webHidden/>
              </w:rPr>
              <w:instrText xml:space="preserve"> PAGEREF _Toc202527958 \h </w:instrText>
            </w:r>
            <w:r>
              <w:rPr>
                <w:noProof/>
                <w:webHidden/>
              </w:rPr>
            </w:r>
            <w:r>
              <w:rPr>
                <w:noProof/>
                <w:webHidden/>
              </w:rPr>
              <w:fldChar w:fldCharType="separate"/>
            </w:r>
            <w:r>
              <w:rPr>
                <w:noProof/>
                <w:webHidden/>
              </w:rPr>
              <w:t>19</w:t>
            </w:r>
            <w:r>
              <w:rPr>
                <w:noProof/>
                <w:webHidden/>
              </w:rPr>
              <w:fldChar w:fldCharType="end"/>
            </w:r>
          </w:hyperlink>
        </w:p>
        <w:p w14:paraId="76A30209" w14:textId="11373769" w:rsidR="003822B9" w:rsidRDefault="003822B9">
          <w:pPr>
            <w:pStyle w:val="TOC1"/>
            <w:tabs>
              <w:tab w:val="right" w:leader="dot" w:pos="8296"/>
            </w:tabs>
            <w:rPr>
              <w:rFonts w:cstheme="minorBidi"/>
              <w:noProof/>
              <w:kern w:val="2"/>
              <w:sz w:val="24"/>
              <w:szCs w:val="24"/>
              <w14:ligatures w14:val="standardContextual"/>
            </w:rPr>
          </w:pPr>
          <w:hyperlink w:anchor="_Toc202527959" w:history="1">
            <w:r w:rsidRPr="00203A84">
              <w:rPr>
                <w:rStyle w:val="Hyperlink"/>
                <w:rFonts w:ascii="Times New Roman" w:hAnsi="Times New Roman"/>
                <w:noProof/>
              </w:rPr>
              <w:t>3.1.2 SONARWA’s Vision</w:t>
            </w:r>
            <w:r>
              <w:rPr>
                <w:noProof/>
                <w:webHidden/>
              </w:rPr>
              <w:tab/>
            </w:r>
            <w:r>
              <w:rPr>
                <w:noProof/>
                <w:webHidden/>
              </w:rPr>
              <w:fldChar w:fldCharType="begin"/>
            </w:r>
            <w:r>
              <w:rPr>
                <w:noProof/>
                <w:webHidden/>
              </w:rPr>
              <w:instrText xml:space="preserve"> PAGEREF _Toc202527959 \h </w:instrText>
            </w:r>
            <w:r>
              <w:rPr>
                <w:noProof/>
                <w:webHidden/>
              </w:rPr>
            </w:r>
            <w:r>
              <w:rPr>
                <w:noProof/>
                <w:webHidden/>
              </w:rPr>
              <w:fldChar w:fldCharType="separate"/>
            </w:r>
            <w:r>
              <w:rPr>
                <w:noProof/>
                <w:webHidden/>
              </w:rPr>
              <w:t>19</w:t>
            </w:r>
            <w:r>
              <w:rPr>
                <w:noProof/>
                <w:webHidden/>
              </w:rPr>
              <w:fldChar w:fldCharType="end"/>
            </w:r>
          </w:hyperlink>
        </w:p>
        <w:p w14:paraId="66921A10" w14:textId="011882B6" w:rsidR="003822B9" w:rsidRDefault="003822B9">
          <w:pPr>
            <w:pStyle w:val="TOC1"/>
            <w:tabs>
              <w:tab w:val="right" w:leader="dot" w:pos="8296"/>
            </w:tabs>
            <w:rPr>
              <w:rFonts w:cstheme="minorBidi"/>
              <w:noProof/>
              <w:kern w:val="2"/>
              <w:sz w:val="24"/>
              <w:szCs w:val="24"/>
              <w14:ligatures w14:val="standardContextual"/>
            </w:rPr>
          </w:pPr>
          <w:hyperlink w:anchor="_Toc202527960" w:history="1">
            <w:r w:rsidRPr="00203A84">
              <w:rPr>
                <w:rStyle w:val="Hyperlink"/>
                <w:rFonts w:ascii="Times New Roman" w:hAnsi="Times New Roman"/>
                <w:noProof/>
              </w:rPr>
              <w:t>3.1.3 SONARWA’S Mission</w:t>
            </w:r>
            <w:r>
              <w:rPr>
                <w:noProof/>
                <w:webHidden/>
              </w:rPr>
              <w:tab/>
            </w:r>
            <w:r>
              <w:rPr>
                <w:noProof/>
                <w:webHidden/>
              </w:rPr>
              <w:fldChar w:fldCharType="begin"/>
            </w:r>
            <w:r>
              <w:rPr>
                <w:noProof/>
                <w:webHidden/>
              </w:rPr>
              <w:instrText xml:space="preserve"> PAGEREF _Toc202527960 \h </w:instrText>
            </w:r>
            <w:r>
              <w:rPr>
                <w:noProof/>
                <w:webHidden/>
              </w:rPr>
            </w:r>
            <w:r>
              <w:rPr>
                <w:noProof/>
                <w:webHidden/>
              </w:rPr>
              <w:fldChar w:fldCharType="separate"/>
            </w:r>
            <w:r>
              <w:rPr>
                <w:noProof/>
                <w:webHidden/>
              </w:rPr>
              <w:t>19</w:t>
            </w:r>
            <w:r>
              <w:rPr>
                <w:noProof/>
                <w:webHidden/>
              </w:rPr>
              <w:fldChar w:fldCharType="end"/>
            </w:r>
          </w:hyperlink>
        </w:p>
        <w:p w14:paraId="0DFECF54" w14:textId="56DA824B" w:rsidR="003822B9" w:rsidRDefault="003822B9">
          <w:pPr>
            <w:pStyle w:val="TOC1"/>
            <w:tabs>
              <w:tab w:val="right" w:leader="dot" w:pos="8296"/>
            </w:tabs>
            <w:rPr>
              <w:rFonts w:cstheme="minorBidi"/>
              <w:noProof/>
              <w:kern w:val="2"/>
              <w:sz w:val="24"/>
              <w:szCs w:val="24"/>
              <w14:ligatures w14:val="standardContextual"/>
            </w:rPr>
          </w:pPr>
          <w:hyperlink w:anchor="_Toc202527961" w:history="1">
            <w:r w:rsidRPr="00203A84">
              <w:rPr>
                <w:rStyle w:val="Hyperlink"/>
                <w:rFonts w:ascii="Times New Roman" w:hAnsi="Times New Roman"/>
                <w:noProof/>
              </w:rPr>
              <w:t>3.1.4 SONARWA’S Core Values</w:t>
            </w:r>
            <w:r>
              <w:rPr>
                <w:noProof/>
                <w:webHidden/>
              </w:rPr>
              <w:tab/>
            </w:r>
            <w:r>
              <w:rPr>
                <w:noProof/>
                <w:webHidden/>
              </w:rPr>
              <w:fldChar w:fldCharType="begin"/>
            </w:r>
            <w:r>
              <w:rPr>
                <w:noProof/>
                <w:webHidden/>
              </w:rPr>
              <w:instrText xml:space="preserve"> PAGEREF _Toc202527961 \h </w:instrText>
            </w:r>
            <w:r>
              <w:rPr>
                <w:noProof/>
                <w:webHidden/>
              </w:rPr>
            </w:r>
            <w:r>
              <w:rPr>
                <w:noProof/>
                <w:webHidden/>
              </w:rPr>
              <w:fldChar w:fldCharType="separate"/>
            </w:r>
            <w:r>
              <w:rPr>
                <w:noProof/>
                <w:webHidden/>
              </w:rPr>
              <w:t>19</w:t>
            </w:r>
            <w:r>
              <w:rPr>
                <w:noProof/>
                <w:webHidden/>
              </w:rPr>
              <w:fldChar w:fldCharType="end"/>
            </w:r>
          </w:hyperlink>
        </w:p>
        <w:p w14:paraId="03647221" w14:textId="06F9E3D3" w:rsidR="003822B9" w:rsidRDefault="003822B9">
          <w:pPr>
            <w:pStyle w:val="TOC1"/>
            <w:tabs>
              <w:tab w:val="right" w:leader="dot" w:pos="8296"/>
            </w:tabs>
            <w:rPr>
              <w:rFonts w:cstheme="minorBidi"/>
              <w:noProof/>
              <w:kern w:val="2"/>
              <w:sz w:val="24"/>
              <w:szCs w:val="24"/>
              <w14:ligatures w14:val="standardContextual"/>
            </w:rPr>
          </w:pPr>
          <w:hyperlink w:anchor="_Toc202527962" w:history="1">
            <w:r w:rsidRPr="00203A84">
              <w:rPr>
                <w:rStyle w:val="Hyperlink"/>
                <w:rFonts w:ascii="Times New Roman" w:hAnsi="Times New Roman"/>
                <w:noProof/>
              </w:rPr>
              <w:t>3.2 Research Design</w:t>
            </w:r>
            <w:r>
              <w:rPr>
                <w:noProof/>
                <w:webHidden/>
              </w:rPr>
              <w:tab/>
            </w:r>
            <w:r>
              <w:rPr>
                <w:noProof/>
                <w:webHidden/>
              </w:rPr>
              <w:fldChar w:fldCharType="begin"/>
            </w:r>
            <w:r>
              <w:rPr>
                <w:noProof/>
                <w:webHidden/>
              </w:rPr>
              <w:instrText xml:space="preserve"> PAGEREF _Toc202527962 \h </w:instrText>
            </w:r>
            <w:r>
              <w:rPr>
                <w:noProof/>
                <w:webHidden/>
              </w:rPr>
            </w:r>
            <w:r>
              <w:rPr>
                <w:noProof/>
                <w:webHidden/>
              </w:rPr>
              <w:fldChar w:fldCharType="separate"/>
            </w:r>
            <w:r>
              <w:rPr>
                <w:noProof/>
                <w:webHidden/>
              </w:rPr>
              <w:t>19</w:t>
            </w:r>
            <w:r>
              <w:rPr>
                <w:noProof/>
                <w:webHidden/>
              </w:rPr>
              <w:fldChar w:fldCharType="end"/>
            </w:r>
          </w:hyperlink>
        </w:p>
        <w:p w14:paraId="3F7B20B3" w14:textId="60221FAE" w:rsidR="003822B9" w:rsidRDefault="003822B9">
          <w:pPr>
            <w:pStyle w:val="TOC1"/>
            <w:tabs>
              <w:tab w:val="right" w:leader="dot" w:pos="8296"/>
            </w:tabs>
            <w:rPr>
              <w:rFonts w:cstheme="minorBidi"/>
              <w:noProof/>
              <w:kern w:val="2"/>
              <w:sz w:val="24"/>
              <w:szCs w:val="24"/>
              <w14:ligatures w14:val="standardContextual"/>
            </w:rPr>
          </w:pPr>
          <w:hyperlink w:anchor="_Toc202527963" w:history="1">
            <w:r w:rsidRPr="00203A84">
              <w:rPr>
                <w:rStyle w:val="Hyperlink"/>
                <w:rFonts w:ascii="Times New Roman" w:hAnsi="Times New Roman"/>
                <w:noProof/>
              </w:rPr>
              <w:t>3.3 Source of Data</w:t>
            </w:r>
            <w:r>
              <w:rPr>
                <w:noProof/>
                <w:webHidden/>
              </w:rPr>
              <w:tab/>
            </w:r>
            <w:r>
              <w:rPr>
                <w:noProof/>
                <w:webHidden/>
              </w:rPr>
              <w:fldChar w:fldCharType="begin"/>
            </w:r>
            <w:r>
              <w:rPr>
                <w:noProof/>
                <w:webHidden/>
              </w:rPr>
              <w:instrText xml:space="preserve"> PAGEREF _Toc202527963 \h </w:instrText>
            </w:r>
            <w:r>
              <w:rPr>
                <w:noProof/>
                <w:webHidden/>
              </w:rPr>
            </w:r>
            <w:r>
              <w:rPr>
                <w:noProof/>
                <w:webHidden/>
              </w:rPr>
              <w:fldChar w:fldCharType="separate"/>
            </w:r>
            <w:r>
              <w:rPr>
                <w:noProof/>
                <w:webHidden/>
              </w:rPr>
              <w:t>19</w:t>
            </w:r>
            <w:r>
              <w:rPr>
                <w:noProof/>
                <w:webHidden/>
              </w:rPr>
              <w:fldChar w:fldCharType="end"/>
            </w:r>
          </w:hyperlink>
        </w:p>
        <w:p w14:paraId="71A23C28" w14:textId="0CAF2D28" w:rsidR="003822B9" w:rsidRDefault="003822B9">
          <w:pPr>
            <w:pStyle w:val="TOC1"/>
            <w:tabs>
              <w:tab w:val="right" w:leader="dot" w:pos="8296"/>
            </w:tabs>
            <w:rPr>
              <w:rFonts w:cstheme="minorBidi"/>
              <w:noProof/>
              <w:kern w:val="2"/>
              <w:sz w:val="24"/>
              <w:szCs w:val="24"/>
              <w14:ligatures w14:val="standardContextual"/>
            </w:rPr>
          </w:pPr>
          <w:hyperlink w:anchor="_Toc202527964" w:history="1">
            <w:r w:rsidRPr="00203A84">
              <w:rPr>
                <w:rStyle w:val="Hyperlink"/>
                <w:rFonts w:ascii="Times New Roman" w:hAnsi="Times New Roman"/>
                <w:noProof/>
              </w:rPr>
              <w:t>3.3.1 Primary Data</w:t>
            </w:r>
            <w:r>
              <w:rPr>
                <w:noProof/>
                <w:webHidden/>
              </w:rPr>
              <w:tab/>
            </w:r>
            <w:r>
              <w:rPr>
                <w:noProof/>
                <w:webHidden/>
              </w:rPr>
              <w:fldChar w:fldCharType="begin"/>
            </w:r>
            <w:r>
              <w:rPr>
                <w:noProof/>
                <w:webHidden/>
              </w:rPr>
              <w:instrText xml:space="preserve"> PAGEREF _Toc202527964 \h </w:instrText>
            </w:r>
            <w:r>
              <w:rPr>
                <w:noProof/>
                <w:webHidden/>
              </w:rPr>
            </w:r>
            <w:r>
              <w:rPr>
                <w:noProof/>
                <w:webHidden/>
              </w:rPr>
              <w:fldChar w:fldCharType="separate"/>
            </w:r>
            <w:r>
              <w:rPr>
                <w:noProof/>
                <w:webHidden/>
              </w:rPr>
              <w:t>20</w:t>
            </w:r>
            <w:r>
              <w:rPr>
                <w:noProof/>
                <w:webHidden/>
              </w:rPr>
              <w:fldChar w:fldCharType="end"/>
            </w:r>
          </w:hyperlink>
        </w:p>
        <w:p w14:paraId="77EAAF28" w14:textId="13DEDF36" w:rsidR="003822B9" w:rsidRDefault="003822B9">
          <w:pPr>
            <w:pStyle w:val="TOC1"/>
            <w:tabs>
              <w:tab w:val="right" w:leader="dot" w:pos="8296"/>
            </w:tabs>
            <w:rPr>
              <w:rFonts w:cstheme="minorBidi"/>
              <w:noProof/>
              <w:kern w:val="2"/>
              <w:sz w:val="24"/>
              <w:szCs w:val="24"/>
              <w14:ligatures w14:val="standardContextual"/>
            </w:rPr>
          </w:pPr>
          <w:hyperlink w:anchor="_Toc202527965" w:history="1">
            <w:r w:rsidRPr="00203A84">
              <w:rPr>
                <w:rStyle w:val="Hyperlink"/>
                <w:rFonts w:ascii="Times New Roman" w:hAnsi="Times New Roman"/>
                <w:noProof/>
              </w:rPr>
              <w:t>3.3.2 Secondary Data</w:t>
            </w:r>
            <w:r>
              <w:rPr>
                <w:noProof/>
                <w:webHidden/>
              </w:rPr>
              <w:tab/>
            </w:r>
            <w:r>
              <w:rPr>
                <w:noProof/>
                <w:webHidden/>
              </w:rPr>
              <w:fldChar w:fldCharType="begin"/>
            </w:r>
            <w:r>
              <w:rPr>
                <w:noProof/>
                <w:webHidden/>
              </w:rPr>
              <w:instrText xml:space="preserve"> PAGEREF _Toc202527965 \h </w:instrText>
            </w:r>
            <w:r>
              <w:rPr>
                <w:noProof/>
                <w:webHidden/>
              </w:rPr>
            </w:r>
            <w:r>
              <w:rPr>
                <w:noProof/>
                <w:webHidden/>
              </w:rPr>
              <w:fldChar w:fldCharType="separate"/>
            </w:r>
            <w:r>
              <w:rPr>
                <w:noProof/>
                <w:webHidden/>
              </w:rPr>
              <w:t>20</w:t>
            </w:r>
            <w:r>
              <w:rPr>
                <w:noProof/>
                <w:webHidden/>
              </w:rPr>
              <w:fldChar w:fldCharType="end"/>
            </w:r>
          </w:hyperlink>
        </w:p>
        <w:p w14:paraId="014E8FA4" w14:textId="10349FCE" w:rsidR="003822B9" w:rsidRDefault="003822B9">
          <w:pPr>
            <w:pStyle w:val="TOC1"/>
            <w:tabs>
              <w:tab w:val="right" w:leader="dot" w:pos="8296"/>
            </w:tabs>
            <w:rPr>
              <w:rFonts w:cstheme="minorBidi"/>
              <w:noProof/>
              <w:kern w:val="2"/>
              <w:sz w:val="24"/>
              <w:szCs w:val="24"/>
              <w14:ligatures w14:val="standardContextual"/>
            </w:rPr>
          </w:pPr>
          <w:hyperlink w:anchor="_Toc202527966" w:history="1">
            <w:r w:rsidRPr="00203A84">
              <w:rPr>
                <w:rStyle w:val="Hyperlink"/>
                <w:rFonts w:ascii="Times New Roman" w:hAnsi="Times New Roman"/>
                <w:noProof/>
              </w:rPr>
              <w:t>3.4 Technique of Data Collection</w:t>
            </w:r>
            <w:r>
              <w:rPr>
                <w:noProof/>
                <w:webHidden/>
              </w:rPr>
              <w:tab/>
            </w:r>
            <w:r>
              <w:rPr>
                <w:noProof/>
                <w:webHidden/>
              </w:rPr>
              <w:fldChar w:fldCharType="begin"/>
            </w:r>
            <w:r>
              <w:rPr>
                <w:noProof/>
                <w:webHidden/>
              </w:rPr>
              <w:instrText xml:space="preserve"> PAGEREF _Toc202527966 \h </w:instrText>
            </w:r>
            <w:r>
              <w:rPr>
                <w:noProof/>
                <w:webHidden/>
              </w:rPr>
            </w:r>
            <w:r>
              <w:rPr>
                <w:noProof/>
                <w:webHidden/>
              </w:rPr>
              <w:fldChar w:fldCharType="separate"/>
            </w:r>
            <w:r>
              <w:rPr>
                <w:noProof/>
                <w:webHidden/>
              </w:rPr>
              <w:t>20</w:t>
            </w:r>
            <w:r>
              <w:rPr>
                <w:noProof/>
                <w:webHidden/>
              </w:rPr>
              <w:fldChar w:fldCharType="end"/>
            </w:r>
          </w:hyperlink>
        </w:p>
        <w:p w14:paraId="3DE92EAA" w14:textId="24D3F52B" w:rsidR="003822B9" w:rsidRDefault="003822B9">
          <w:pPr>
            <w:pStyle w:val="TOC1"/>
            <w:tabs>
              <w:tab w:val="right" w:leader="dot" w:pos="8296"/>
            </w:tabs>
            <w:rPr>
              <w:rFonts w:cstheme="minorBidi"/>
              <w:noProof/>
              <w:kern w:val="2"/>
              <w:sz w:val="24"/>
              <w:szCs w:val="24"/>
              <w14:ligatures w14:val="standardContextual"/>
            </w:rPr>
          </w:pPr>
          <w:hyperlink w:anchor="_Toc202527967" w:history="1">
            <w:r w:rsidRPr="00203A84">
              <w:rPr>
                <w:rStyle w:val="Hyperlink"/>
                <w:rFonts w:ascii="Times New Roman" w:hAnsi="Times New Roman"/>
                <w:noProof/>
              </w:rPr>
              <w:t>3.4.1. Questionnaires</w:t>
            </w:r>
            <w:r>
              <w:rPr>
                <w:noProof/>
                <w:webHidden/>
              </w:rPr>
              <w:tab/>
            </w:r>
            <w:r>
              <w:rPr>
                <w:noProof/>
                <w:webHidden/>
              </w:rPr>
              <w:fldChar w:fldCharType="begin"/>
            </w:r>
            <w:r>
              <w:rPr>
                <w:noProof/>
                <w:webHidden/>
              </w:rPr>
              <w:instrText xml:space="preserve"> PAGEREF _Toc202527967 \h </w:instrText>
            </w:r>
            <w:r>
              <w:rPr>
                <w:noProof/>
                <w:webHidden/>
              </w:rPr>
            </w:r>
            <w:r>
              <w:rPr>
                <w:noProof/>
                <w:webHidden/>
              </w:rPr>
              <w:fldChar w:fldCharType="separate"/>
            </w:r>
            <w:r>
              <w:rPr>
                <w:noProof/>
                <w:webHidden/>
              </w:rPr>
              <w:t>20</w:t>
            </w:r>
            <w:r>
              <w:rPr>
                <w:noProof/>
                <w:webHidden/>
              </w:rPr>
              <w:fldChar w:fldCharType="end"/>
            </w:r>
          </w:hyperlink>
        </w:p>
        <w:p w14:paraId="35B0106B" w14:textId="7CAF3DA5" w:rsidR="003822B9" w:rsidRDefault="003822B9">
          <w:pPr>
            <w:pStyle w:val="TOC1"/>
            <w:tabs>
              <w:tab w:val="right" w:leader="dot" w:pos="8296"/>
            </w:tabs>
            <w:rPr>
              <w:rFonts w:cstheme="minorBidi"/>
              <w:noProof/>
              <w:kern w:val="2"/>
              <w:sz w:val="24"/>
              <w:szCs w:val="24"/>
              <w14:ligatures w14:val="standardContextual"/>
            </w:rPr>
          </w:pPr>
          <w:hyperlink w:anchor="_Toc202527968" w:history="1">
            <w:r w:rsidRPr="00203A84">
              <w:rPr>
                <w:rStyle w:val="Hyperlink"/>
                <w:rFonts w:ascii="Times New Roman" w:hAnsi="Times New Roman"/>
                <w:noProof/>
              </w:rPr>
              <w:t>3.4.2 Documentary review</w:t>
            </w:r>
            <w:r>
              <w:rPr>
                <w:noProof/>
                <w:webHidden/>
              </w:rPr>
              <w:tab/>
            </w:r>
            <w:r>
              <w:rPr>
                <w:noProof/>
                <w:webHidden/>
              </w:rPr>
              <w:fldChar w:fldCharType="begin"/>
            </w:r>
            <w:r>
              <w:rPr>
                <w:noProof/>
                <w:webHidden/>
              </w:rPr>
              <w:instrText xml:space="preserve"> PAGEREF _Toc202527968 \h </w:instrText>
            </w:r>
            <w:r>
              <w:rPr>
                <w:noProof/>
                <w:webHidden/>
              </w:rPr>
            </w:r>
            <w:r>
              <w:rPr>
                <w:noProof/>
                <w:webHidden/>
              </w:rPr>
              <w:fldChar w:fldCharType="separate"/>
            </w:r>
            <w:r>
              <w:rPr>
                <w:noProof/>
                <w:webHidden/>
              </w:rPr>
              <w:t>21</w:t>
            </w:r>
            <w:r>
              <w:rPr>
                <w:noProof/>
                <w:webHidden/>
              </w:rPr>
              <w:fldChar w:fldCharType="end"/>
            </w:r>
          </w:hyperlink>
        </w:p>
        <w:p w14:paraId="3E72A3F3" w14:textId="571775D0" w:rsidR="003822B9" w:rsidRDefault="003822B9">
          <w:pPr>
            <w:pStyle w:val="TOC1"/>
            <w:tabs>
              <w:tab w:val="right" w:leader="dot" w:pos="8296"/>
            </w:tabs>
            <w:rPr>
              <w:rFonts w:cstheme="minorBidi"/>
              <w:noProof/>
              <w:kern w:val="2"/>
              <w:sz w:val="24"/>
              <w:szCs w:val="24"/>
              <w14:ligatures w14:val="standardContextual"/>
            </w:rPr>
          </w:pPr>
          <w:hyperlink w:anchor="_Toc202527969" w:history="1">
            <w:r w:rsidRPr="00203A84">
              <w:rPr>
                <w:rStyle w:val="Hyperlink"/>
                <w:rFonts w:ascii="Times New Roman" w:hAnsi="Times New Roman"/>
                <w:noProof/>
              </w:rPr>
              <w:t>3.5 Study Population</w:t>
            </w:r>
            <w:r>
              <w:rPr>
                <w:noProof/>
                <w:webHidden/>
              </w:rPr>
              <w:tab/>
            </w:r>
            <w:r>
              <w:rPr>
                <w:noProof/>
                <w:webHidden/>
              </w:rPr>
              <w:fldChar w:fldCharType="begin"/>
            </w:r>
            <w:r>
              <w:rPr>
                <w:noProof/>
                <w:webHidden/>
              </w:rPr>
              <w:instrText xml:space="preserve"> PAGEREF _Toc202527969 \h </w:instrText>
            </w:r>
            <w:r>
              <w:rPr>
                <w:noProof/>
                <w:webHidden/>
              </w:rPr>
            </w:r>
            <w:r>
              <w:rPr>
                <w:noProof/>
                <w:webHidden/>
              </w:rPr>
              <w:fldChar w:fldCharType="separate"/>
            </w:r>
            <w:r>
              <w:rPr>
                <w:noProof/>
                <w:webHidden/>
              </w:rPr>
              <w:t>21</w:t>
            </w:r>
            <w:r>
              <w:rPr>
                <w:noProof/>
                <w:webHidden/>
              </w:rPr>
              <w:fldChar w:fldCharType="end"/>
            </w:r>
          </w:hyperlink>
        </w:p>
        <w:p w14:paraId="4F087B44" w14:textId="01368880" w:rsidR="003822B9" w:rsidRDefault="003822B9">
          <w:pPr>
            <w:pStyle w:val="TOC1"/>
            <w:tabs>
              <w:tab w:val="right" w:leader="dot" w:pos="8296"/>
            </w:tabs>
            <w:rPr>
              <w:rFonts w:cstheme="minorBidi"/>
              <w:noProof/>
              <w:kern w:val="2"/>
              <w:sz w:val="24"/>
              <w:szCs w:val="24"/>
              <w14:ligatures w14:val="standardContextual"/>
            </w:rPr>
          </w:pPr>
          <w:hyperlink w:anchor="_Toc202527970" w:history="1">
            <w:r w:rsidRPr="00203A84">
              <w:rPr>
                <w:rStyle w:val="Hyperlink"/>
                <w:rFonts w:ascii="Times New Roman" w:hAnsi="Times New Roman"/>
                <w:noProof/>
              </w:rPr>
              <w:t>3.5.1 Sampling Techniques</w:t>
            </w:r>
            <w:r>
              <w:rPr>
                <w:noProof/>
                <w:webHidden/>
              </w:rPr>
              <w:tab/>
            </w:r>
            <w:r>
              <w:rPr>
                <w:noProof/>
                <w:webHidden/>
              </w:rPr>
              <w:fldChar w:fldCharType="begin"/>
            </w:r>
            <w:r>
              <w:rPr>
                <w:noProof/>
                <w:webHidden/>
              </w:rPr>
              <w:instrText xml:space="preserve"> PAGEREF _Toc202527970 \h </w:instrText>
            </w:r>
            <w:r>
              <w:rPr>
                <w:noProof/>
                <w:webHidden/>
              </w:rPr>
            </w:r>
            <w:r>
              <w:rPr>
                <w:noProof/>
                <w:webHidden/>
              </w:rPr>
              <w:fldChar w:fldCharType="separate"/>
            </w:r>
            <w:r>
              <w:rPr>
                <w:noProof/>
                <w:webHidden/>
              </w:rPr>
              <w:t>21</w:t>
            </w:r>
            <w:r>
              <w:rPr>
                <w:noProof/>
                <w:webHidden/>
              </w:rPr>
              <w:fldChar w:fldCharType="end"/>
            </w:r>
          </w:hyperlink>
        </w:p>
        <w:p w14:paraId="136DBF51" w14:textId="5C944DF4" w:rsidR="003822B9" w:rsidRDefault="003822B9">
          <w:pPr>
            <w:pStyle w:val="TOC1"/>
            <w:tabs>
              <w:tab w:val="right" w:leader="dot" w:pos="8296"/>
            </w:tabs>
            <w:rPr>
              <w:rFonts w:cstheme="minorBidi"/>
              <w:noProof/>
              <w:kern w:val="2"/>
              <w:sz w:val="24"/>
              <w:szCs w:val="24"/>
              <w14:ligatures w14:val="standardContextual"/>
            </w:rPr>
          </w:pPr>
          <w:hyperlink w:anchor="_Toc202527971" w:history="1">
            <w:r w:rsidRPr="00203A84">
              <w:rPr>
                <w:rStyle w:val="Hyperlink"/>
                <w:rFonts w:ascii="Times New Roman" w:hAnsi="Times New Roman"/>
                <w:noProof/>
              </w:rPr>
              <w:t>3.5.2 Sample Size</w:t>
            </w:r>
            <w:r>
              <w:rPr>
                <w:noProof/>
                <w:webHidden/>
              </w:rPr>
              <w:tab/>
            </w:r>
            <w:r>
              <w:rPr>
                <w:noProof/>
                <w:webHidden/>
              </w:rPr>
              <w:fldChar w:fldCharType="begin"/>
            </w:r>
            <w:r>
              <w:rPr>
                <w:noProof/>
                <w:webHidden/>
              </w:rPr>
              <w:instrText xml:space="preserve"> PAGEREF _Toc202527971 \h </w:instrText>
            </w:r>
            <w:r>
              <w:rPr>
                <w:noProof/>
                <w:webHidden/>
              </w:rPr>
            </w:r>
            <w:r>
              <w:rPr>
                <w:noProof/>
                <w:webHidden/>
              </w:rPr>
              <w:fldChar w:fldCharType="separate"/>
            </w:r>
            <w:r>
              <w:rPr>
                <w:noProof/>
                <w:webHidden/>
              </w:rPr>
              <w:t>22</w:t>
            </w:r>
            <w:r>
              <w:rPr>
                <w:noProof/>
                <w:webHidden/>
              </w:rPr>
              <w:fldChar w:fldCharType="end"/>
            </w:r>
          </w:hyperlink>
        </w:p>
        <w:p w14:paraId="74513135" w14:textId="738996B2" w:rsidR="003822B9" w:rsidRDefault="003822B9">
          <w:pPr>
            <w:pStyle w:val="TOC1"/>
            <w:tabs>
              <w:tab w:val="right" w:leader="dot" w:pos="8296"/>
            </w:tabs>
            <w:rPr>
              <w:rFonts w:cstheme="minorBidi"/>
              <w:noProof/>
              <w:kern w:val="2"/>
              <w:sz w:val="24"/>
              <w:szCs w:val="24"/>
              <w14:ligatures w14:val="standardContextual"/>
            </w:rPr>
          </w:pPr>
          <w:hyperlink w:anchor="_Toc202527972" w:history="1">
            <w:r w:rsidRPr="00203A84">
              <w:rPr>
                <w:rStyle w:val="Hyperlink"/>
                <w:rFonts w:ascii="Times New Roman" w:hAnsi="Times New Roman"/>
                <w:noProof/>
              </w:rPr>
              <w:t>3.6 Data Processing and Analysis</w:t>
            </w:r>
            <w:r>
              <w:rPr>
                <w:noProof/>
                <w:webHidden/>
              </w:rPr>
              <w:tab/>
            </w:r>
            <w:r>
              <w:rPr>
                <w:noProof/>
                <w:webHidden/>
              </w:rPr>
              <w:fldChar w:fldCharType="begin"/>
            </w:r>
            <w:r>
              <w:rPr>
                <w:noProof/>
                <w:webHidden/>
              </w:rPr>
              <w:instrText xml:space="preserve"> PAGEREF _Toc202527972 \h </w:instrText>
            </w:r>
            <w:r>
              <w:rPr>
                <w:noProof/>
                <w:webHidden/>
              </w:rPr>
            </w:r>
            <w:r>
              <w:rPr>
                <w:noProof/>
                <w:webHidden/>
              </w:rPr>
              <w:fldChar w:fldCharType="separate"/>
            </w:r>
            <w:r>
              <w:rPr>
                <w:noProof/>
                <w:webHidden/>
              </w:rPr>
              <w:t>22</w:t>
            </w:r>
            <w:r>
              <w:rPr>
                <w:noProof/>
                <w:webHidden/>
              </w:rPr>
              <w:fldChar w:fldCharType="end"/>
            </w:r>
          </w:hyperlink>
        </w:p>
        <w:p w14:paraId="69D9B397" w14:textId="116E5231" w:rsidR="003822B9" w:rsidRDefault="003822B9">
          <w:pPr>
            <w:pStyle w:val="TOC1"/>
            <w:tabs>
              <w:tab w:val="right" w:leader="dot" w:pos="8296"/>
            </w:tabs>
            <w:rPr>
              <w:rFonts w:cstheme="minorBidi"/>
              <w:noProof/>
              <w:kern w:val="2"/>
              <w:sz w:val="24"/>
              <w:szCs w:val="24"/>
              <w14:ligatures w14:val="standardContextual"/>
            </w:rPr>
          </w:pPr>
          <w:hyperlink w:anchor="_Toc202527973" w:history="1">
            <w:r w:rsidRPr="00203A84">
              <w:rPr>
                <w:rStyle w:val="Hyperlink"/>
                <w:rFonts w:ascii="Times New Roman" w:hAnsi="Times New Roman"/>
                <w:noProof/>
              </w:rPr>
              <w:t>3.6.1 Data Processing</w:t>
            </w:r>
            <w:r>
              <w:rPr>
                <w:noProof/>
                <w:webHidden/>
              </w:rPr>
              <w:tab/>
            </w:r>
            <w:r>
              <w:rPr>
                <w:noProof/>
                <w:webHidden/>
              </w:rPr>
              <w:fldChar w:fldCharType="begin"/>
            </w:r>
            <w:r>
              <w:rPr>
                <w:noProof/>
                <w:webHidden/>
              </w:rPr>
              <w:instrText xml:space="preserve"> PAGEREF _Toc202527973 \h </w:instrText>
            </w:r>
            <w:r>
              <w:rPr>
                <w:noProof/>
                <w:webHidden/>
              </w:rPr>
            </w:r>
            <w:r>
              <w:rPr>
                <w:noProof/>
                <w:webHidden/>
              </w:rPr>
              <w:fldChar w:fldCharType="separate"/>
            </w:r>
            <w:r>
              <w:rPr>
                <w:noProof/>
                <w:webHidden/>
              </w:rPr>
              <w:t>22</w:t>
            </w:r>
            <w:r>
              <w:rPr>
                <w:noProof/>
                <w:webHidden/>
              </w:rPr>
              <w:fldChar w:fldCharType="end"/>
            </w:r>
          </w:hyperlink>
        </w:p>
        <w:p w14:paraId="5FCB9314" w14:textId="3B3E03ED" w:rsidR="003822B9" w:rsidRDefault="003822B9">
          <w:pPr>
            <w:pStyle w:val="TOC1"/>
            <w:tabs>
              <w:tab w:val="right" w:leader="dot" w:pos="8296"/>
            </w:tabs>
            <w:rPr>
              <w:rFonts w:cstheme="minorBidi"/>
              <w:noProof/>
              <w:kern w:val="2"/>
              <w:sz w:val="24"/>
              <w:szCs w:val="24"/>
              <w14:ligatures w14:val="standardContextual"/>
            </w:rPr>
          </w:pPr>
          <w:hyperlink w:anchor="_Toc202527974" w:history="1">
            <w:r w:rsidRPr="00203A84">
              <w:rPr>
                <w:rStyle w:val="Hyperlink"/>
                <w:rFonts w:ascii="Times New Roman" w:hAnsi="Times New Roman"/>
                <w:noProof/>
              </w:rPr>
              <w:t>3.6.1.1 Editing</w:t>
            </w:r>
            <w:r>
              <w:rPr>
                <w:noProof/>
                <w:webHidden/>
              </w:rPr>
              <w:tab/>
            </w:r>
            <w:r>
              <w:rPr>
                <w:noProof/>
                <w:webHidden/>
              </w:rPr>
              <w:fldChar w:fldCharType="begin"/>
            </w:r>
            <w:r>
              <w:rPr>
                <w:noProof/>
                <w:webHidden/>
              </w:rPr>
              <w:instrText xml:space="preserve"> PAGEREF _Toc202527974 \h </w:instrText>
            </w:r>
            <w:r>
              <w:rPr>
                <w:noProof/>
                <w:webHidden/>
              </w:rPr>
            </w:r>
            <w:r>
              <w:rPr>
                <w:noProof/>
                <w:webHidden/>
              </w:rPr>
              <w:fldChar w:fldCharType="separate"/>
            </w:r>
            <w:r>
              <w:rPr>
                <w:noProof/>
                <w:webHidden/>
              </w:rPr>
              <w:t>22</w:t>
            </w:r>
            <w:r>
              <w:rPr>
                <w:noProof/>
                <w:webHidden/>
              </w:rPr>
              <w:fldChar w:fldCharType="end"/>
            </w:r>
          </w:hyperlink>
        </w:p>
        <w:p w14:paraId="1FD63D56" w14:textId="344997E9" w:rsidR="003822B9" w:rsidRDefault="003822B9">
          <w:pPr>
            <w:pStyle w:val="TOC1"/>
            <w:tabs>
              <w:tab w:val="right" w:leader="dot" w:pos="8296"/>
            </w:tabs>
            <w:rPr>
              <w:rFonts w:cstheme="minorBidi"/>
              <w:noProof/>
              <w:kern w:val="2"/>
              <w:sz w:val="24"/>
              <w:szCs w:val="24"/>
              <w14:ligatures w14:val="standardContextual"/>
            </w:rPr>
          </w:pPr>
          <w:hyperlink w:anchor="_Toc202527975" w:history="1">
            <w:r w:rsidRPr="00203A84">
              <w:rPr>
                <w:rStyle w:val="Hyperlink"/>
                <w:rFonts w:ascii="Times New Roman" w:hAnsi="Times New Roman"/>
                <w:noProof/>
              </w:rPr>
              <w:t>3.6.1.3 Tabulation</w:t>
            </w:r>
            <w:r>
              <w:rPr>
                <w:noProof/>
                <w:webHidden/>
              </w:rPr>
              <w:tab/>
            </w:r>
            <w:r>
              <w:rPr>
                <w:noProof/>
                <w:webHidden/>
              </w:rPr>
              <w:fldChar w:fldCharType="begin"/>
            </w:r>
            <w:r>
              <w:rPr>
                <w:noProof/>
                <w:webHidden/>
              </w:rPr>
              <w:instrText xml:space="preserve"> PAGEREF _Toc202527975 \h </w:instrText>
            </w:r>
            <w:r>
              <w:rPr>
                <w:noProof/>
                <w:webHidden/>
              </w:rPr>
            </w:r>
            <w:r>
              <w:rPr>
                <w:noProof/>
                <w:webHidden/>
              </w:rPr>
              <w:fldChar w:fldCharType="separate"/>
            </w:r>
            <w:r>
              <w:rPr>
                <w:noProof/>
                <w:webHidden/>
              </w:rPr>
              <w:t>22</w:t>
            </w:r>
            <w:r>
              <w:rPr>
                <w:noProof/>
                <w:webHidden/>
              </w:rPr>
              <w:fldChar w:fldCharType="end"/>
            </w:r>
          </w:hyperlink>
        </w:p>
        <w:p w14:paraId="78FBC243" w14:textId="1B72C523" w:rsidR="003822B9" w:rsidRDefault="003822B9">
          <w:pPr>
            <w:pStyle w:val="TOC1"/>
            <w:tabs>
              <w:tab w:val="right" w:leader="dot" w:pos="8296"/>
            </w:tabs>
            <w:rPr>
              <w:rFonts w:cstheme="minorBidi"/>
              <w:noProof/>
              <w:kern w:val="2"/>
              <w:sz w:val="24"/>
              <w:szCs w:val="24"/>
              <w14:ligatures w14:val="standardContextual"/>
            </w:rPr>
          </w:pPr>
          <w:hyperlink w:anchor="_Toc202527976" w:history="1">
            <w:r w:rsidRPr="00203A84">
              <w:rPr>
                <w:rStyle w:val="Hyperlink"/>
                <w:rFonts w:ascii="Times New Roman" w:hAnsi="Times New Roman"/>
                <w:noProof/>
              </w:rPr>
              <w:t>3.7 Data analysis method</w:t>
            </w:r>
            <w:r>
              <w:rPr>
                <w:noProof/>
                <w:webHidden/>
              </w:rPr>
              <w:tab/>
            </w:r>
            <w:r>
              <w:rPr>
                <w:noProof/>
                <w:webHidden/>
              </w:rPr>
              <w:fldChar w:fldCharType="begin"/>
            </w:r>
            <w:r>
              <w:rPr>
                <w:noProof/>
                <w:webHidden/>
              </w:rPr>
              <w:instrText xml:space="preserve"> PAGEREF _Toc202527976 \h </w:instrText>
            </w:r>
            <w:r>
              <w:rPr>
                <w:noProof/>
                <w:webHidden/>
              </w:rPr>
            </w:r>
            <w:r>
              <w:rPr>
                <w:noProof/>
                <w:webHidden/>
              </w:rPr>
              <w:fldChar w:fldCharType="separate"/>
            </w:r>
            <w:r>
              <w:rPr>
                <w:noProof/>
                <w:webHidden/>
              </w:rPr>
              <w:t>23</w:t>
            </w:r>
            <w:r>
              <w:rPr>
                <w:noProof/>
                <w:webHidden/>
              </w:rPr>
              <w:fldChar w:fldCharType="end"/>
            </w:r>
          </w:hyperlink>
        </w:p>
        <w:p w14:paraId="6D58831E" w14:textId="6273CE09" w:rsidR="003822B9" w:rsidRDefault="003822B9">
          <w:pPr>
            <w:pStyle w:val="TOC1"/>
            <w:tabs>
              <w:tab w:val="right" w:leader="dot" w:pos="8296"/>
            </w:tabs>
            <w:rPr>
              <w:rFonts w:cstheme="minorBidi"/>
              <w:noProof/>
              <w:kern w:val="2"/>
              <w:sz w:val="24"/>
              <w:szCs w:val="24"/>
              <w14:ligatures w14:val="standardContextual"/>
            </w:rPr>
          </w:pPr>
          <w:hyperlink w:anchor="_Toc202527977" w:history="1">
            <w:r w:rsidRPr="00203A84">
              <w:rPr>
                <w:rStyle w:val="Hyperlink"/>
                <w:rFonts w:ascii="Times New Roman" w:hAnsi="Times New Roman"/>
                <w:noProof/>
              </w:rPr>
              <w:t>3.7.1 Analytical method</w:t>
            </w:r>
            <w:r>
              <w:rPr>
                <w:noProof/>
                <w:webHidden/>
              </w:rPr>
              <w:tab/>
            </w:r>
            <w:r>
              <w:rPr>
                <w:noProof/>
                <w:webHidden/>
              </w:rPr>
              <w:fldChar w:fldCharType="begin"/>
            </w:r>
            <w:r>
              <w:rPr>
                <w:noProof/>
                <w:webHidden/>
              </w:rPr>
              <w:instrText xml:space="preserve"> PAGEREF _Toc202527977 \h </w:instrText>
            </w:r>
            <w:r>
              <w:rPr>
                <w:noProof/>
                <w:webHidden/>
              </w:rPr>
            </w:r>
            <w:r>
              <w:rPr>
                <w:noProof/>
                <w:webHidden/>
              </w:rPr>
              <w:fldChar w:fldCharType="separate"/>
            </w:r>
            <w:r>
              <w:rPr>
                <w:noProof/>
                <w:webHidden/>
              </w:rPr>
              <w:t>23</w:t>
            </w:r>
            <w:r>
              <w:rPr>
                <w:noProof/>
                <w:webHidden/>
              </w:rPr>
              <w:fldChar w:fldCharType="end"/>
            </w:r>
          </w:hyperlink>
        </w:p>
        <w:p w14:paraId="77AAFC9F" w14:textId="095842A4" w:rsidR="003822B9" w:rsidRDefault="003822B9">
          <w:pPr>
            <w:pStyle w:val="TOC1"/>
            <w:tabs>
              <w:tab w:val="right" w:leader="dot" w:pos="8296"/>
            </w:tabs>
            <w:rPr>
              <w:rFonts w:cstheme="minorBidi"/>
              <w:noProof/>
              <w:kern w:val="2"/>
              <w:sz w:val="24"/>
              <w:szCs w:val="24"/>
              <w14:ligatures w14:val="standardContextual"/>
            </w:rPr>
          </w:pPr>
          <w:hyperlink w:anchor="_Toc202527978" w:history="1">
            <w:r w:rsidRPr="00203A84">
              <w:rPr>
                <w:rStyle w:val="Hyperlink"/>
                <w:rFonts w:ascii="Times New Roman" w:hAnsi="Times New Roman"/>
                <w:noProof/>
              </w:rPr>
              <w:t>3.7.2 Synthetic method</w:t>
            </w:r>
            <w:r>
              <w:rPr>
                <w:noProof/>
                <w:webHidden/>
              </w:rPr>
              <w:tab/>
            </w:r>
            <w:r>
              <w:rPr>
                <w:noProof/>
                <w:webHidden/>
              </w:rPr>
              <w:fldChar w:fldCharType="begin"/>
            </w:r>
            <w:r>
              <w:rPr>
                <w:noProof/>
                <w:webHidden/>
              </w:rPr>
              <w:instrText xml:space="preserve"> PAGEREF _Toc202527978 \h </w:instrText>
            </w:r>
            <w:r>
              <w:rPr>
                <w:noProof/>
                <w:webHidden/>
              </w:rPr>
            </w:r>
            <w:r>
              <w:rPr>
                <w:noProof/>
                <w:webHidden/>
              </w:rPr>
              <w:fldChar w:fldCharType="separate"/>
            </w:r>
            <w:r>
              <w:rPr>
                <w:noProof/>
                <w:webHidden/>
              </w:rPr>
              <w:t>23</w:t>
            </w:r>
            <w:r>
              <w:rPr>
                <w:noProof/>
                <w:webHidden/>
              </w:rPr>
              <w:fldChar w:fldCharType="end"/>
            </w:r>
          </w:hyperlink>
        </w:p>
        <w:p w14:paraId="75AA6129" w14:textId="3C3252E1" w:rsidR="003822B9" w:rsidRDefault="003822B9">
          <w:pPr>
            <w:pStyle w:val="TOC1"/>
            <w:tabs>
              <w:tab w:val="right" w:leader="dot" w:pos="8296"/>
            </w:tabs>
            <w:rPr>
              <w:rFonts w:cstheme="minorBidi"/>
              <w:noProof/>
              <w:kern w:val="2"/>
              <w:sz w:val="24"/>
              <w:szCs w:val="24"/>
              <w14:ligatures w14:val="standardContextual"/>
            </w:rPr>
          </w:pPr>
          <w:hyperlink w:anchor="_Toc202527979" w:history="1">
            <w:r w:rsidRPr="00203A84">
              <w:rPr>
                <w:rStyle w:val="Hyperlink"/>
                <w:rFonts w:ascii="Times New Roman" w:hAnsi="Times New Roman"/>
                <w:noProof/>
              </w:rPr>
              <w:t>3.7.3 Qualitative methods</w:t>
            </w:r>
            <w:r>
              <w:rPr>
                <w:noProof/>
                <w:webHidden/>
              </w:rPr>
              <w:tab/>
            </w:r>
            <w:r>
              <w:rPr>
                <w:noProof/>
                <w:webHidden/>
              </w:rPr>
              <w:fldChar w:fldCharType="begin"/>
            </w:r>
            <w:r>
              <w:rPr>
                <w:noProof/>
                <w:webHidden/>
              </w:rPr>
              <w:instrText xml:space="preserve"> PAGEREF _Toc202527979 \h </w:instrText>
            </w:r>
            <w:r>
              <w:rPr>
                <w:noProof/>
                <w:webHidden/>
              </w:rPr>
            </w:r>
            <w:r>
              <w:rPr>
                <w:noProof/>
                <w:webHidden/>
              </w:rPr>
              <w:fldChar w:fldCharType="separate"/>
            </w:r>
            <w:r>
              <w:rPr>
                <w:noProof/>
                <w:webHidden/>
              </w:rPr>
              <w:t>23</w:t>
            </w:r>
            <w:r>
              <w:rPr>
                <w:noProof/>
                <w:webHidden/>
              </w:rPr>
              <w:fldChar w:fldCharType="end"/>
            </w:r>
          </w:hyperlink>
        </w:p>
        <w:p w14:paraId="245E5669" w14:textId="7DED7F6F" w:rsidR="003822B9" w:rsidRDefault="003822B9">
          <w:pPr>
            <w:pStyle w:val="TOC1"/>
            <w:tabs>
              <w:tab w:val="right" w:leader="dot" w:pos="8296"/>
            </w:tabs>
            <w:rPr>
              <w:rFonts w:cstheme="minorBidi"/>
              <w:noProof/>
              <w:kern w:val="2"/>
              <w:sz w:val="24"/>
              <w:szCs w:val="24"/>
              <w14:ligatures w14:val="standardContextual"/>
            </w:rPr>
          </w:pPr>
          <w:hyperlink w:anchor="_Toc202527980" w:history="1">
            <w:r w:rsidRPr="00203A84">
              <w:rPr>
                <w:rStyle w:val="Hyperlink"/>
                <w:rFonts w:ascii="Times New Roman" w:hAnsi="Times New Roman"/>
                <w:noProof/>
              </w:rPr>
              <w:t>3.7.4 Quantitative method</w:t>
            </w:r>
            <w:r>
              <w:rPr>
                <w:noProof/>
                <w:webHidden/>
              </w:rPr>
              <w:tab/>
            </w:r>
            <w:r>
              <w:rPr>
                <w:noProof/>
                <w:webHidden/>
              </w:rPr>
              <w:fldChar w:fldCharType="begin"/>
            </w:r>
            <w:r>
              <w:rPr>
                <w:noProof/>
                <w:webHidden/>
              </w:rPr>
              <w:instrText xml:space="preserve"> PAGEREF _Toc202527980 \h </w:instrText>
            </w:r>
            <w:r>
              <w:rPr>
                <w:noProof/>
                <w:webHidden/>
              </w:rPr>
            </w:r>
            <w:r>
              <w:rPr>
                <w:noProof/>
                <w:webHidden/>
              </w:rPr>
              <w:fldChar w:fldCharType="separate"/>
            </w:r>
            <w:r>
              <w:rPr>
                <w:noProof/>
                <w:webHidden/>
              </w:rPr>
              <w:t>23</w:t>
            </w:r>
            <w:r>
              <w:rPr>
                <w:noProof/>
                <w:webHidden/>
              </w:rPr>
              <w:fldChar w:fldCharType="end"/>
            </w:r>
          </w:hyperlink>
        </w:p>
        <w:p w14:paraId="5225BF01" w14:textId="4F7ABCD4" w:rsidR="003822B9" w:rsidRDefault="003822B9">
          <w:pPr>
            <w:pStyle w:val="TOC1"/>
            <w:tabs>
              <w:tab w:val="right" w:leader="dot" w:pos="8296"/>
            </w:tabs>
            <w:rPr>
              <w:rFonts w:cstheme="minorBidi"/>
              <w:noProof/>
              <w:kern w:val="2"/>
              <w:sz w:val="24"/>
              <w:szCs w:val="24"/>
              <w14:ligatures w14:val="standardContextual"/>
            </w:rPr>
          </w:pPr>
          <w:hyperlink w:anchor="_Toc202527981" w:history="1">
            <w:r w:rsidRPr="00203A84">
              <w:rPr>
                <w:rStyle w:val="Hyperlink"/>
                <w:rFonts w:ascii="Times New Roman" w:hAnsi="Times New Roman"/>
                <w:noProof/>
              </w:rPr>
              <w:t>3.8 Reliability and Validity</w:t>
            </w:r>
            <w:r>
              <w:rPr>
                <w:noProof/>
                <w:webHidden/>
              </w:rPr>
              <w:tab/>
            </w:r>
            <w:r>
              <w:rPr>
                <w:noProof/>
                <w:webHidden/>
              </w:rPr>
              <w:fldChar w:fldCharType="begin"/>
            </w:r>
            <w:r>
              <w:rPr>
                <w:noProof/>
                <w:webHidden/>
              </w:rPr>
              <w:instrText xml:space="preserve"> PAGEREF _Toc202527981 \h </w:instrText>
            </w:r>
            <w:r>
              <w:rPr>
                <w:noProof/>
                <w:webHidden/>
              </w:rPr>
            </w:r>
            <w:r>
              <w:rPr>
                <w:noProof/>
                <w:webHidden/>
              </w:rPr>
              <w:fldChar w:fldCharType="separate"/>
            </w:r>
            <w:r>
              <w:rPr>
                <w:noProof/>
                <w:webHidden/>
              </w:rPr>
              <w:t>24</w:t>
            </w:r>
            <w:r>
              <w:rPr>
                <w:noProof/>
                <w:webHidden/>
              </w:rPr>
              <w:fldChar w:fldCharType="end"/>
            </w:r>
          </w:hyperlink>
        </w:p>
        <w:p w14:paraId="0D1D606F" w14:textId="61B8C876" w:rsidR="003822B9" w:rsidRDefault="003822B9">
          <w:pPr>
            <w:pStyle w:val="TOC1"/>
            <w:tabs>
              <w:tab w:val="right" w:leader="dot" w:pos="8296"/>
            </w:tabs>
            <w:rPr>
              <w:rFonts w:cstheme="minorBidi"/>
              <w:noProof/>
              <w:kern w:val="2"/>
              <w:sz w:val="24"/>
              <w:szCs w:val="24"/>
              <w14:ligatures w14:val="standardContextual"/>
            </w:rPr>
          </w:pPr>
          <w:hyperlink w:anchor="_Toc202527982" w:history="1">
            <w:r w:rsidRPr="00203A84">
              <w:rPr>
                <w:rStyle w:val="Hyperlink"/>
                <w:rFonts w:ascii="Times New Roman" w:hAnsi="Times New Roman"/>
                <w:noProof/>
              </w:rPr>
              <w:t>3.9 Ethical Considerations</w:t>
            </w:r>
            <w:r>
              <w:rPr>
                <w:noProof/>
                <w:webHidden/>
              </w:rPr>
              <w:tab/>
            </w:r>
            <w:r>
              <w:rPr>
                <w:noProof/>
                <w:webHidden/>
              </w:rPr>
              <w:fldChar w:fldCharType="begin"/>
            </w:r>
            <w:r>
              <w:rPr>
                <w:noProof/>
                <w:webHidden/>
              </w:rPr>
              <w:instrText xml:space="preserve"> PAGEREF _Toc202527982 \h </w:instrText>
            </w:r>
            <w:r>
              <w:rPr>
                <w:noProof/>
                <w:webHidden/>
              </w:rPr>
            </w:r>
            <w:r>
              <w:rPr>
                <w:noProof/>
                <w:webHidden/>
              </w:rPr>
              <w:fldChar w:fldCharType="separate"/>
            </w:r>
            <w:r>
              <w:rPr>
                <w:noProof/>
                <w:webHidden/>
              </w:rPr>
              <w:t>24</w:t>
            </w:r>
            <w:r>
              <w:rPr>
                <w:noProof/>
                <w:webHidden/>
              </w:rPr>
              <w:fldChar w:fldCharType="end"/>
            </w:r>
          </w:hyperlink>
        </w:p>
        <w:p w14:paraId="3B093859" w14:textId="5F0C14CF" w:rsidR="003822B9" w:rsidRDefault="003822B9">
          <w:pPr>
            <w:pStyle w:val="TOC1"/>
            <w:tabs>
              <w:tab w:val="right" w:leader="dot" w:pos="8296"/>
            </w:tabs>
            <w:rPr>
              <w:rFonts w:cstheme="minorBidi"/>
              <w:noProof/>
              <w:kern w:val="2"/>
              <w:sz w:val="24"/>
              <w:szCs w:val="24"/>
              <w14:ligatures w14:val="standardContextual"/>
            </w:rPr>
          </w:pPr>
          <w:hyperlink w:anchor="_Toc202527983" w:history="1">
            <w:r w:rsidRPr="00203A84">
              <w:rPr>
                <w:rStyle w:val="Hyperlink"/>
                <w:rFonts w:ascii="Times New Roman" w:hAnsi="Times New Roman"/>
                <w:noProof/>
                <w:lang w:val="en-GB"/>
              </w:rPr>
              <w:t>CHAPTER 4. RESULT AND DISCUSSIONS</w:t>
            </w:r>
            <w:r>
              <w:rPr>
                <w:noProof/>
                <w:webHidden/>
              </w:rPr>
              <w:tab/>
            </w:r>
            <w:r>
              <w:rPr>
                <w:noProof/>
                <w:webHidden/>
              </w:rPr>
              <w:fldChar w:fldCharType="begin"/>
            </w:r>
            <w:r>
              <w:rPr>
                <w:noProof/>
                <w:webHidden/>
              </w:rPr>
              <w:instrText xml:space="preserve"> PAGEREF _Toc202527983 \h </w:instrText>
            </w:r>
            <w:r>
              <w:rPr>
                <w:noProof/>
                <w:webHidden/>
              </w:rPr>
            </w:r>
            <w:r>
              <w:rPr>
                <w:noProof/>
                <w:webHidden/>
              </w:rPr>
              <w:fldChar w:fldCharType="separate"/>
            </w:r>
            <w:r>
              <w:rPr>
                <w:noProof/>
                <w:webHidden/>
              </w:rPr>
              <w:t>25</w:t>
            </w:r>
            <w:r>
              <w:rPr>
                <w:noProof/>
                <w:webHidden/>
              </w:rPr>
              <w:fldChar w:fldCharType="end"/>
            </w:r>
          </w:hyperlink>
        </w:p>
        <w:p w14:paraId="6BC386BF" w14:textId="73EDAD16" w:rsidR="003822B9" w:rsidRDefault="003822B9">
          <w:pPr>
            <w:pStyle w:val="TOC1"/>
            <w:tabs>
              <w:tab w:val="right" w:leader="dot" w:pos="8296"/>
            </w:tabs>
            <w:rPr>
              <w:rFonts w:cstheme="minorBidi"/>
              <w:noProof/>
              <w:kern w:val="2"/>
              <w:sz w:val="24"/>
              <w:szCs w:val="24"/>
              <w14:ligatures w14:val="standardContextual"/>
            </w:rPr>
          </w:pPr>
          <w:hyperlink w:anchor="_Toc202527984" w:history="1">
            <w:r w:rsidRPr="00203A84">
              <w:rPr>
                <w:rStyle w:val="Hyperlink"/>
                <w:rFonts w:ascii="Times New Roman" w:hAnsi="Times New Roman"/>
                <w:noProof/>
              </w:rPr>
              <w:t>4.1. Identification of respondents</w:t>
            </w:r>
            <w:r>
              <w:rPr>
                <w:noProof/>
                <w:webHidden/>
              </w:rPr>
              <w:tab/>
            </w:r>
            <w:r>
              <w:rPr>
                <w:noProof/>
                <w:webHidden/>
              </w:rPr>
              <w:fldChar w:fldCharType="begin"/>
            </w:r>
            <w:r>
              <w:rPr>
                <w:noProof/>
                <w:webHidden/>
              </w:rPr>
              <w:instrText xml:space="preserve"> PAGEREF _Toc202527984 \h </w:instrText>
            </w:r>
            <w:r>
              <w:rPr>
                <w:noProof/>
                <w:webHidden/>
              </w:rPr>
            </w:r>
            <w:r>
              <w:rPr>
                <w:noProof/>
                <w:webHidden/>
              </w:rPr>
              <w:fldChar w:fldCharType="separate"/>
            </w:r>
            <w:r>
              <w:rPr>
                <w:noProof/>
                <w:webHidden/>
              </w:rPr>
              <w:t>26</w:t>
            </w:r>
            <w:r>
              <w:rPr>
                <w:noProof/>
                <w:webHidden/>
              </w:rPr>
              <w:fldChar w:fldCharType="end"/>
            </w:r>
          </w:hyperlink>
        </w:p>
        <w:p w14:paraId="4715341D" w14:textId="6C6A033C" w:rsidR="003822B9" w:rsidRDefault="003822B9">
          <w:pPr>
            <w:pStyle w:val="TOC1"/>
            <w:tabs>
              <w:tab w:val="right" w:leader="dot" w:pos="8296"/>
            </w:tabs>
            <w:rPr>
              <w:rFonts w:cstheme="minorBidi"/>
              <w:noProof/>
              <w:kern w:val="2"/>
              <w:sz w:val="24"/>
              <w:szCs w:val="24"/>
              <w14:ligatures w14:val="standardContextual"/>
            </w:rPr>
          </w:pPr>
          <w:hyperlink w:anchor="_Toc202527985" w:history="1">
            <w:r w:rsidRPr="00203A84">
              <w:rPr>
                <w:rStyle w:val="Hyperlink"/>
                <w:rFonts w:ascii="Times New Roman" w:hAnsi="Times New Roman"/>
                <w:noProof/>
                <w:lang w:val="en-GB"/>
              </w:rPr>
              <w:t>4.1.1</w:t>
            </w:r>
            <w:r w:rsidRPr="00203A84">
              <w:rPr>
                <w:rStyle w:val="Hyperlink"/>
                <w:rFonts w:ascii="Times New Roman" w:hAnsi="Times New Roman"/>
                <w:noProof/>
              </w:rPr>
              <w:t xml:space="preserve"> Gender of the Respondents</w:t>
            </w:r>
            <w:r>
              <w:rPr>
                <w:noProof/>
                <w:webHidden/>
              </w:rPr>
              <w:tab/>
            </w:r>
            <w:r>
              <w:rPr>
                <w:noProof/>
                <w:webHidden/>
              </w:rPr>
              <w:fldChar w:fldCharType="begin"/>
            </w:r>
            <w:r>
              <w:rPr>
                <w:noProof/>
                <w:webHidden/>
              </w:rPr>
              <w:instrText xml:space="preserve"> PAGEREF _Toc202527985 \h </w:instrText>
            </w:r>
            <w:r>
              <w:rPr>
                <w:noProof/>
                <w:webHidden/>
              </w:rPr>
            </w:r>
            <w:r>
              <w:rPr>
                <w:noProof/>
                <w:webHidden/>
              </w:rPr>
              <w:fldChar w:fldCharType="separate"/>
            </w:r>
            <w:r>
              <w:rPr>
                <w:noProof/>
                <w:webHidden/>
              </w:rPr>
              <w:t>26</w:t>
            </w:r>
            <w:r>
              <w:rPr>
                <w:noProof/>
                <w:webHidden/>
              </w:rPr>
              <w:fldChar w:fldCharType="end"/>
            </w:r>
          </w:hyperlink>
        </w:p>
        <w:p w14:paraId="137D1793" w14:textId="56C9D99A" w:rsidR="003822B9" w:rsidRDefault="003822B9">
          <w:pPr>
            <w:pStyle w:val="TOC1"/>
            <w:tabs>
              <w:tab w:val="right" w:leader="dot" w:pos="8296"/>
            </w:tabs>
            <w:rPr>
              <w:rFonts w:cstheme="minorBidi"/>
              <w:noProof/>
              <w:kern w:val="2"/>
              <w:sz w:val="24"/>
              <w:szCs w:val="24"/>
              <w14:ligatures w14:val="standardContextual"/>
            </w:rPr>
          </w:pPr>
          <w:hyperlink w:anchor="_Toc202527986" w:history="1">
            <w:r w:rsidRPr="00203A84">
              <w:rPr>
                <w:rStyle w:val="Hyperlink"/>
                <w:rFonts w:ascii="Times New Roman" w:hAnsi="Times New Roman"/>
                <w:noProof/>
              </w:rPr>
              <w:t>4.1.2 The age of the respondents</w:t>
            </w:r>
            <w:r>
              <w:rPr>
                <w:noProof/>
                <w:webHidden/>
              </w:rPr>
              <w:tab/>
            </w:r>
            <w:r>
              <w:rPr>
                <w:noProof/>
                <w:webHidden/>
              </w:rPr>
              <w:fldChar w:fldCharType="begin"/>
            </w:r>
            <w:r>
              <w:rPr>
                <w:noProof/>
                <w:webHidden/>
              </w:rPr>
              <w:instrText xml:space="preserve"> PAGEREF _Toc202527986 \h </w:instrText>
            </w:r>
            <w:r>
              <w:rPr>
                <w:noProof/>
                <w:webHidden/>
              </w:rPr>
            </w:r>
            <w:r>
              <w:rPr>
                <w:noProof/>
                <w:webHidden/>
              </w:rPr>
              <w:fldChar w:fldCharType="separate"/>
            </w:r>
            <w:r>
              <w:rPr>
                <w:noProof/>
                <w:webHidden/>
              </w:rPr>
              <w:t>26</w:t>
            </w:r>
            <w:r>
              <w:rPr>
                <w:noProof/>
                <w:webHidden/>
              </w:rPr>
              <w:fldChar w:fldCharType="end"/>
            </w:r>
          </w:hyperlink>
        </w:p>
        <w:p w14:paraId="40FE307A" w14:textId="61355B3A" w:rsidR="003822B9" w:rsidRDefault="003822B9">
          <w:pPr>
            <w:pStyle w:val="TOC1"/>
            <w:tabs>
              <w:tab w:val="right" w:leader="dot" w:pos="8296"/>
            </w:tabs>
            <w:rPr>
              <w:rFonts w:cstheme="minorBidi"/>
              <w:noProof/>
              <w:kern w:val="2"/>
              <w:sz w:val="24"/>
              <w:szCs w:val="24"/>
              <w14:ligatures w14:val="standardContextual"/>
            </w:rPr>
          </w:pPr>
          <w:hyperlink w:anchor="_Toc202527987" w:history="1">
            <w:r w:rsidRPr="00203A84">
              <w:rPr>
                <w:rStyle w:val="Hyperlink"/>
                <w:rFonts w:ascii="Times New Roman" w:hAnsi="Times New Roman"/>
                <w:noProof/>
              </w:rPr>
              <w:t>4.1.3</w:t>
            </w:r>
            <w:r w:rsidRPr="00203A84">
              <w:rPr>
                <w:rStyle w:val="Hyperlink"/>
                <w:rFonts w:ascii="Times New Roman" w:eastAsia="Times New Roman" w:hAnsi="Times New Roman"/>
                <w:noProof/>
              </w:rPr>
              <w:t xml:space="preserve"> </w:t>
            </w:r>
            <w:r w:rsidRPr="00203A84">
              <w:rPr>
                <w:rStyle w:val="Hyperlink"/>
                <w:rFonts w:ascii="Times New Roman" w:hAnsi="Times New Roman"/>
                <w:noProof/>
              </w:rPr>
              <w:t>CURRENT POSITION OF RESPONDENT</w:t>
            </w:r>
            <w:r>
              <w:rPr>
                <w:noProof/>
                <w:webHidden/>
              </w:rPr>
              <w:tab/>
            </w:r>
            <w:r>
              <w:rPr>
                <w:noProof/>
                <w:webHidden/>
              </w:rPr>
              <w:fldChar w:fldCharType="begin"/>
            </w:r>
            <w:r>
              <w:rPr>
                <w:noProof/>
                <w:webHidden/>
              </w:rPr>
              <w:instrText xml:space="preserve"> PAGEREF _Toc202527987 \h </w:instrText>
            </w:r>
            <w:r>
              <w:rPr>
                <w:noProof/>
                <w:webHidden/>
              </w:rPr>
            </w:r>
            <w:r>
              <w:rPr>
                <w:noProof/>
                <w:webHidden/>
              </w:rPr>
              <w:fldChar w:fldCharType="separate"/>
            </w:r>
            <w:r>
              <w:rPr>
                <w:noProof/>
                <w:webHidden/>
              </w:rPr>
              <w:t>27</w:t>
            </w:r>
            <w:r>
              <w:rPr>
                <w:noProof/>
                <w:webHidden/>
              </w:rPr>
              <w:fldChar w:fldCharType="end"/>
            </w:r>
          </w:hyperlink>
        </w:p>
        <w:p w14:paraId="72969C7F" w14:textId="43D10BF1" w:rsidR="003822B9" w:rsidRDefault="003822B9">
          <w:pPr>
            <w:pStyle w:val="TOC1"/>
            <w:tabs>
              <w:tab w:val="right" w:leader="dot" w:pos="8296"/>
            </w:tabs>
            <w:rPr>
              <w:rFonts w:cstheme="minorBidi"/>
              <w:noProof/>
              <w:kern w:val="2"/>
              <w:sz w:val="24"/>
              <w:szCs w:val="24"/>
              <w14:ligatures w14:val="standardContextual"/>
            </w:rPr>
          </w:pPr>
          <w:hyperlink w:anchor="_Toc202527988" w:history="1">
            <w:r w:rsidRPr="00203A84">
              <w:rPr>
                <w:rStyle w:val="Hyperlink"/>
                <w:rFonts w:ascii="Times New Roman" w:hAnsi="Times New Roman"/>
                <w:noProof/>
              </w:rPr>
              <w:t>4.1.4 Respondent’s years of experience</w:t>
            </w:r>
            <w:r>
              <w:rPr>
                <w:noProof/>
                <w:webHidden/>
              </w:rPr>
              <w:tab/>
            </w:r>
            <w:r>
              <w:rPr>
                <w:noProof/>
                <w:webHidden/>
              </w:rPr>
              <w:fldChar w:fldCharType="begin"/>
            </w:r>
            <w:r>
              <w:rPr>
                <w:noProof/>
                <w:webHidden/>
              </w:rPr>
              <w:instrText xml:space="preserve"> PAGEREF _Toc202527988 \h </w:instrText>
            </w:r>
            <w:r>
              <w:rPr>
                <w:noProof/>
                <w:webHidden/>
              </w:rPr>
            </w:r>
            <w:r>
              <w:rPr>
                <w:noProof/>
                <w:webHidden/>
              </w:rPr>
              <w:fldChar w:fldCharType="separate"/>
            </w:r>
            <w:r>
              <w:rPr>
                <w:noProof/>
                <w:webHidden/>
              </w:rPr>
              <w:t>28</w:t>
            </w:r>
            <w:r>
              <w:rPr>
                <w:noProof/>
                <w:webHidden/>
              </w:rPr>
              <w:fldChar w:fldCharType="end"/>
            </w:r>
          </w:hyperlink>
        </w:p>
        <w:p w14:paraId="16FEAEB9" w14:textId="097CCFC1" w:rsidR="003822B9" w:rsidRDefault="003822B9">
          <w:pPr>
            <w:pStyle w:val="TOC1"/>
            <w:tabs>
              <w:tab w:val="right" w:leader="dot" w:pos="8296"/>
            </w:tabs>
            <w:rPr>
              <w:rFonts w:cstheme="minorBidi"/>
              <w:noProof/>
              <w:kern w:val="2"/>
              <w:sz w:val="24"/>
              <w:szCs w:val="24"/>
              <w14:ligatures w14:val="standardContextual"/>
            </w:rPr>
          </w:pPr>
          <w:hyperlink w:anchor="_Toc202527989" w:history="1">
            <w:r w:rsidRPr="00203A84">
              <w:rPr>
                <w:rStyle w:val="Hyperlink"/>
                <w:rFonts w:ascii="Times New Roman" w:hAnsi="Times New Roman"/>
                <w:noProof/>
              </w:rPr>
              <w:t>4.1.5: Education level of respondents</w:t>
            </w:r>
            <w:r>
              <w:rPr>
                <w:noProof/>
                <w:webHidden/>
              </w:rPr>
              <w:tab/>
            </w:r>
            <w:r>
              <w:rPr>
                <w:noProof/>
                <w:webHidden/>
              </w:rPr>
              <w:fldChar w:fldCharType="begin"/>
            </w:r>
            <w:r>
              <w:rPr>
                <w:noProof/>
                <w:webHidden/>
              </w:rPr>
              <w:instrText xml:space="preserve"> PAGEREF _Toc202527989 \h </w:instrText>
            </w:r>
            <w:r>
              <w:rPr>
                <w:noProof/>
                <w:webHidden/>
              </w:rPr>
            </w:r>
            <w:r>
              <w:rPr>
                <w:noProof/>
                <w:webHidden/>
              </w:rPr>
              <w:fldChar w:fldCharType="separate"/>
            </w:r>
            <w:r>
              <w:rPr>
                <w:noProof/>
                <w:webHidden/>
              </w:rPr>
              <w:t>29</w:t>
            </w:r>
            <w:r>
              <w:rPr>
                <w:noProof/>
                <w:webHidden/>
              </w:rPr>
              <w:fldChar w:fldCharType="end"/>
            </w:r>
          </w:hyperlink>
        </w:p>
        <w:p w14:paraId="4381A8FA" w14:textId="304615AD" w:rsidR="003822B9" w:rsidRDefault="003822B9">
          <w:pPr>
            <w:pStyle w:val="TOC1"/>
            <w:tabs>
              <w:tab w:val="right" w:leader="dot" w:pos="8296"/>
            </w:tabs>
            <w:rPr>
              <w:rFonts w:cstheme="minorBidi"/>
              <w:noProof/>
              <w:kern w:val="2"/>
              <w:sz w:val="24"/>
              <w:szCs w:val="24"/>
              <w14:ligatures w14:val="standardContextual"/>
            </w:rPr>
          </w:pPr>
          <w:hyperlink w:anchor="_Toc202527990" w:history="1">
            <w:r w:rsidRPr="00203A84">
              <w:rPr>
                <w:rStyle w:val="Hyperlink"/>
                <w:rFonts w:ascii="Times New Roman" w:hAnsi="Times New Roman"/>
                <w:noProof/>
              </w:rPr>
              <w:t>4.2. Corporate Governance Practices at SONARWA</w:t>
            </w:r>
            <w:r>
              <w:rPr>
                <w:noProof/>
                <w:webHidden/>
              </w:rPr>
              <w:tab/>
            </w:r>
            <w:r>
              <w:rPr>
                <w:noProof/>
                <w:webHidden/>
              </w:rPr>
              <w:fldChar w:fldCharType="begin"/>
            </w:r>
            <w:r>
              <w:rPr>
                <w:noProof/>
                <w:webHidden/>
              </w:rPr>
              <w:instrText xml:space="preserve"> PAGEREF _Toc202527990 \h </w:instrText>
            </w:r>
            <w:r>
              <w:rPr>
                <w:noProof/>
                <w:webHidden/>
              </w:rPr>
            </w:r>
            <w:r>
              <w:rPr>
                <w:noProof/>
                <w:webHidden/>
              </w:rPr>
              <w:fldChar w:fldCharType="separate"/>
            </w:r>
            <w:r>
              <w:rPr>
                <w:noProof/>
                <w:webHidden/>
              </w:rPr>
              <w:t>30</w:t>
            </w:r>
            <w:r>
              <w:rPr>
                <w:noProof/>
                <w:webHidden/>
              </w:rPr>
              <w:fldChar w:fldCharType="end"/>
            </w:r>
          </w:hyperlink>
        </w:p>
        <w:p w14:paraId="603C5A62" w14:textId="051AEB4D" w:rsidR="003822B9" w:rsidRDefault="003822B9">
          <w:pPr>
            <w:pStyle w:val="TOC1"/>
            <w:tabs>
              <w:tab w:val="right" w:leader="dot" w:pos="8296"/>
            </w:tabs>
            <w:rPr>
              <w:rFonts w:cstheme="minorBidi"/>
              <w:noProof/>
              <w:kern w:val="2"/>
              <w:sz w:val="24"/>
              <w:szCs w:val="24"/>
              <w14:ligatures w14:val="standardContextual"/>
            </w:rPr>
          </w:pPr>
          <w:hyperlink w:anchor="_Toc202527991" w:history="1">
            <w:r w:rsidRPr="00203A84">
              <w:rPr>
                <w:rStyle w:val="Hyperlink"/>
                <w:rFonts w:ascii="Times New Roman" w:hAnsi="Times New Roman"/>
                <w:noProof/>
              </w:rPr>
              <w:t>4.2.1. Existence of Corporate Governance Framework</w:t>
            </w:r>
            <w:r>
              <w:rPr>
                <w:noProof/>
                <w:webHidden/>
              </w:rPr>
              <w:tab/>
            </w:r>
            <w:r>
              <w:rPr>
                <w:noProof/>
                <w:webHidden/>
              </w:rPr>
              <w:fldChar w:fldCharType="begin"/>
            </w:r>
            <w:r>
              <w:rPr>
                <w:noProof/>
                <w:webHidden/>
              </w:rPr>
              <w:instrText xml:space="preserve"> PAGEREF _Toc202527991 \h </w:instrText>
            </w:r>
            <w:r>
              <w:rPr>
                <w:noProof/>
                <w:webHidden/>
              </w:rPr>
            </w:r>
            <w:r>
              <w:rPr>
                <w:noProof/>
                <w:webHidden/>
              </w:rPr>
              <w:fldChar w:fldCharType="separate"/>
            </w:r>
            <w:r>
              <w:rPr>
                <w:noProof/>
                <w:webHidden/>
              </w:rPr>
              <w:t>30</w:t>
            </w:r>
            <w:r>
              <w:rPr>
                <w:noProof/>
                <w:webHidden/>
              </w:rPr>
              <w:fldChar w:fldCharType="end"/>
            </w:r>
          </w:hyperlink>
        </w:p>
        <w:p w14:paraId="06643A19" w14:textId="4145A8D7" w:rsidR="003822B9" w:rsidRDefault="003822B9">
          <w:pPr>
            <w:pStyle w:val="TOC1"/>
            <w:tabs>
              <w:tab w:val="right" w:leader="dot" w:pos="8296"/>
            </w:tabs>
            <w:rPr>
              <w:rFonts w:cstheme="minorBidi"/>
              <w:noProof/>
              <w:kern w:val="2"/>
              <w:sz w:val="24"/>
              <w:szCs w:val="24"/>
              <w14:ligatures w14:val="standardContextual"/>
            </w:rPr>
          </w:pPr>
          <w:hyperlink w:anchor="_Toc202527992" w:history="1">
            <w:r w:rsidRPr="00203A84">
              <w:rPr>
                <w:rStyle w:val="Hyperlink"/>
                <w:rFonts w:ascii="Times New Roman" w:hAnsi="Times New Roman"/>
                <w:noProof/>
              </w:rPr>
              <w:t>4.2.2. Corporate Governance Practices Applied</w:t>
            </w:r>
            <w:r>
              <w:rPr>
                <w:noProof/>
                <w:webHidden/>
              </w:rPr>
              <w:tab/>
            </w:r>
            <w:r>
              <w:rPr>
                <w:noProof/>
                <w:webHidden/>
              </w:rPr>
              <w:fldChar w:fldCharType="begin"/>
            </w:r>
            <w:r>
              <w:rPr>
                <w:noProof/>
                <w:webHidden/>
              </w:rPr>
              <w:instrText xml:space="preserve"> PAGEREF _Toc202527992 \h </w:instrText>
            </w:r>
            <w:r>
              <w:rPr>
                <w:noProof/>
                <w:webHidden/>
              </w:rPr>
            </w:r>
            <w:r>
              <w:rPr>
                <w:noProof/>
                <w:webHidden/>
              </w:rPr>
              <w:fldChar w:fldCharType="separate"/>
            </w:r>
            <w:r>
              <w:rPr>
                <w:noProof/>
                <w:webHidden/>
              </w:rPr>
              <w:t>31</w:t>
            </w:r>
            <w:r>
              <w:rPr>
                <w:noProof/>
                <w:webHidden/>
              </w:rPr>
              <w:fldChar w:fldCharType="end"/>
            </w:r>
          </w:hyperlink>
        </w:p>
        <w:p w14:paraId="4E15720D" w14:textId="2E81B997" w:rsidR="003822B9" w:rsidRDefault="003822B9">
          <w:pPr>
            <w:pStyle w:val="TOC1"/>
            <w:tabs>
              <w:tab w:val="right" w:leader="dot" w:pos="8296"/>
            </w:tabs>
            <w:rPr>
              <w:rFonts w:cstheme="minorBidi"/>
              <w:noProof/>
              <w:kern w:val="2"/>
              <w:sz w:val="24"/>
              <w:szCs w:val="24"/>
              <w14:ligatures w14:val="standardContextual"/>
            </w:rPr>
          </w:pPr>
          <w:hyperlink w:anchor="_Toc202527993" w:history="1">
            <w:r w:rsidRPr="00203A84">
              <w:rPr>
                <w:rStyle w:val="Hyperlink"/>
                <w:rFonts w:ascii="Times New Roman" w:hAnsi="Times New Roman"/>
                <w:noProof/>
              </w:rPr>
              <w:t>4.2.3. Corporate Governance Mechanisms</w:t>
            </w:r>
            <w:r>
              <w:rPr>
                <w:noProof/>
                <w:webHidden/>
              </w:rPr>
              <w:tab/>
            </w:r>
            <w:r>
              <w:rPr>
                <w:noProof/>
                <w:webHidden/>
              </w:rPr>
              <w:fldChar w:fldCharType="begin"/>
            </w:r>
            <w:r>
              <w:rPr>
                <w:noProof/>
                <w:webHidden/>
              </w:rPr>
              <w:instrText xml:space="preserve"> PAGEREF _Toc202527993 \h </w:instrText>
            </w:r>
            <w:r>
              <w:rPr>
                <w:noProof/>
                <w:webHidden/>
              </w:rPr>
            </w:r>
            <w:r>
              <w:rPr>
                <w:noProof/>
                <w:webHidden/>
              </w:rPr>
              <w:fldChar w:fldCharType="separate"/>
            </w:r>
            <w:r>
              <w:rPr>
                <w:noProof/>
                <w:webHidden/>
              </w:rPr>
              <w:t>32</w:t>
            </w:r>
            <w:r>
              <w:rPr>
                <w:noProof/>
                <w:webHidden/>
              </w:rPr>
              <w:fldChar w:fldCharType="end"/>
            </w:r>
          </w:hyperlink>
        </w:p>
        <w:p w14:paraId="27C53391" w14:textId="086B75CF" w:rsidR="003822B9" w:rsidRDefault="003822B9">
          <w:pPr>
            <w:pStyle w:val="TOC1"/>
            <w:tabs>
              <w:tab w:val="right" w:leader="dot" w:pos="8296"/>
            </w:tabs>
            <w:rPr>
              <w:rFonts w:cstheme="minorBidi"/>
              <w:noProof/>
              <w:kern w:val="2"/>
              <w:sz w:val="24"/>
              <w:szCs w:val="24"/>
              <w14:ligatures w14:val="standardContextual"/>
            </w:rPr>
          </w:pPr>
          <w:hyperlink w:anchor="_Toc202527994" w:history="1">
            <w:r w:rsidRPr="00203A84">
              <w:rPr>
                <w:rStyle w:val="Hyperlink"/>
                <w:rFonts w:ascii="Times New Roman" w:hAnsi="Times New Roman"/>
                <w:noProof/>
              </w:rPr>
              <w:t>4.2.4: Board Performance Evaluation Frequency</w:t>
            </w:r>
            <w:r>
              <w:rPr>
                <w:noProof/>
                <w:webHidden/>
              </w:rPr>
              <w:tab/>
            </w:r>
            <w:r>
              <w:rPr>
                <w:noProof/>
                <w:webHidden/>
              </w:rPr>
              <w:fldChar w:fldCharType="begin"/>
            </w:r>
            <w:r>
              <w:rPr>
                <w:noProof/>
                <w:webHidden/>
              </w:rPr>
              <w:instrText xml:space="preserve"> PAGEREF _Toc202527994 \h </w:instrText>
            </w:r>
            <w:r>
              <w:rPr>
                <w:noProof/>
                <w:webHidden/>
              </w:rPr>
            </w:r>
            <w:r>
              <w:rPr>
                <w:noProof/>
                <w:webHidden/>
              </w:rPr>
              <w:fldChar w:fldCharType="separate"/>
            </w:r>
            <w:r>
              <w:rPr>
                <w:noProof/>
                <w:webHidden/>
              </w:rPr>
              <w:t>32</w:t>
            </w:r>
            <w:r>
              <w:rPr>
                <w:noProof/>
                <w:webHidden/>
              </w:rPr>
              <w:fldChar w:fldCharType="end"/>
            </w:r>
          </w:hyperlink>
        </w:p>
        <w:p w14:paraId="53580928" w14:textId="35B660E6" w:rsidR="003822B9" w:rsidRDefault="003822B9">
          <w:pPr>
            <w:pStyle w:val="TOC1"/>
            <w:tabs>
              <w:tab w:val="right" w:leader="dot" w:pos="8296"/>
            </w:tabs>
            <w:rPr>
              <w:rFonts w:cstheme="minorBidi"/>
              <w:noProof/>
              <w:kern w:val="2"/>
              <w:sz w:val="24"/>
              <w:szCs w:val="24"/>
              <w14:ligatures w14:val="standardContextual"/>
            </w:rPr>
          </w:pPr>
          <w:hyperlink w:anchor="_Toc202527995" w:history="1">
            <w:r w:rsidRPr="00203A84">
              <w:rPr>
                <w:rStyle w:val="Hyperlink"/>
                <w:rFonts w:ascii="Times New Roman" w:hAnsi="Times New Roman"/>
                <w:noProof/>
              </w:rPr>
              <w:t>4.3. Effect of Corporate Governance on Profitability</w:t>
            </w:r>
            <w:r>
              <w:rPr>
                <w:noProof/>
                <w:webHidden/>
              </w:rPr>
              <w:tab/>
            </w:r>
            <w:r>
              <w:rPr>
                <w:noProof/>
                <w:webHidden/>
              </w:rPr>
              <w:fldChar w:fldCharType="begin"/>
            </w:r>
            <w:r>
              <w:rPr>
                <w:noProof/>
                <w:webHidden/>
              </w:rPr>
              <w:instrText xml:space="preserve"> PAGEREF _Toc202527995 \h </w:instrText>
            </w:r>
            <w:r>
              <w:rPr>
                <w:noProof/>
                <w:webHidden/>
              </w:rPr>
            </w:r>
            <w:r>
              <w:rPr>
                <w:noProof/>
                <w:webHidden/>
              </w:rPr>
              <w:fldChar w:fldCharType="separate"/>
            </w:r>
            <w:r>
              <w:rPr>
                <w:noProof/>
                <w:webHidden/>
              </w:rPr>
              <w:t>33</w:t>
            </w:r>
            <w:r>
              <w:rPr>
                <w:noProof/>
                <w:webHidden/>
              </w:rPr>
              <w:fldChar w:fldCharType="end"/>
            </w:r>
          </w:hyperlink>
        </w:p>
        <w:p w14:paraId="7364284F" w14:textId="6FA0A12D" w:rsidR="003822B9" w:rsidRDefault="003822B9">
          <w:pPr>
            <w:pStyle w:val="TOC1"/>
            <w:tabs>
              <w:tab w:val="right" w:leader="dot" w:pos="8296"/>
            </w:tabs>
            <w:rPr>
              <w:rFonts w:cstheme="minorBidi"/>
              <w:noProof/>
              <w:kern w:val="2"/>
              <w:sz w:val="24"/>
              <w:szCs w:val="24"/>
              <w14:ligatures w14:val="standardContextual"/>
            </w:rPr>
          </w:pPr>
          <w:hyperlink w:anchor="_Toc202527996" w:history="1">
            <w:r w:rsidRPr="00203A84">
              <w:rPr>
                <w:rStyle w:val="Hyperlink"/>
                <w:rFonts w:ascii="Times New Roman" w:hAnsi="Times New Roman"/>
                <w:noProof/>
              </w:rPr>
              <w:t>4.3.1. Impact of Corporate Governance on Transparency and Profitability</w:t>
            </w:r>
            <w:r>
              <w:rPr>
                <w:noProof/>
                <w:webHidden/>
              </w:rPr>
              <w:tab/>
            </w:r>
            <w:r>
              <w:rPr>
                <w:noProof/>
                <w:webHidden/>
              </w:rPr>
              <w:fldChar w:fldCharType="begin"/>
            </w:r>
            <w:r>
              <w:rPr>
                <w:noProof/>
                <w:webHidden/>
              </w:rPr>
              <w:instrText xml:space="preserve"> PAGEREF _Toc202527996 \h </w:instrText>
            </w:r>
            <w:r>
              <w:rPr>
                <w:noProof/>
                <w:webHidden/>
              </w:rPr>
            </w:r>
            <w:r>
              <w:rPr>
                <w:noProof/>
                <w:webHidden/>
              </w:rPr>
              <w:fldChar w:fldCharType="separate"/>
            </w:r>
            <w:r>
              <w:rPr>
                <w:noProof/>
                <w:webHidden/>
              </w:rPr>
              <w:t>33</w:t>
            </w:r>
            <w:r>
              <w:rPr>
                <w:noProof/>
                <w:webHidden/>
              </w:rPr>
              <w:fldChar w:fldCharType="end"/>
            </w:r>
          </w:hyperlink>
        </w:p>
        <w:p w14:paraId="646B444D" w14:textId="371F08C5" w:rsidR="003822B9" w:rsidRDefault="003822B9">
          <w:pPr>
            <w:pStyle w:val="TOC1"/>
            <w:tabs>
              <w:tab w:val="right" w:leader="dot" w:pos="8296"/>
            </w:tabs>
            <w:rPr>
              <w:rFonts w:cstheme="minorBidi"/>
              <w:noProof/>
              <w:kern w:val="2"/>
              <w:sz w:val="24"/>
              <w:szCs w:val="24"/>
              <w14:ligatures w14:val="standardContextual"/>
            </w:rPr>
          </w:pPr>
          <w:hyperlink w:anchor="_Toc202527997" w:history="1">
            <w:r w:rsidRPr="00203A84">
              <w:rPr>
                <w:rStyle w:val="Hyperlink"/>
                <w:rFonts w:ascii="Times New Roman" w:hAnsi="Times New Roman"/>
                <w:noProof/>
              </w:rPr>
              <w:t>4.3.2. Profitability Indicators Used</w:t>
            </w:r>
            <w:r>
              <w:rPr>
                <w:noProof/>
                <w:webHidden/>
              </w:rPr>
              <w:tab/>
            </w:r>
            <w:r>
              <w:rPr>
                <w:noProof/>
                <w:webHidden/>
              </w:rPr>
              <w:fldChar w:fldCharType="begin"/>
            </w:r>
            <w:r>
              <w:rPr>
                <w:noProof/>
                <w:webHidden/>
              </w:rPr>
              <w:instrText xml:space="preserve"> PAGEREF _Toc202527997 \h </w:instrText>
            </w:r>
            <w:r>
              <w:rPr>
                <w:noProof/>
                <w:webHidden/>
              </w:rPr>
            </w:r>
            <w:r>
              <w:rPr>
                <w:noProof/>
                <w:webHidden/>
              </w:rPr>
              <w:fldChar w:fldCharType="separate"/>
            </w:r>
            <w:r>
              <w:rPr>
                <w:noProof/>
                <w:webHidden/>
              </w:rPr>
              <w:t>35</w:t>
            </w:r>
            <w:r>
              <w:rPr>
                <w:noProof/>
                <w:webHidden/>
              </w:rPr>
              <w:fldChar w:fldCharType="end"/>
            </w:r>
          </w:hyperlink>
        </w:p>
        <w:p w14:paraId="02282381" w14:textId="686808CD" w:rsidR="003822B9" w:rsidRDefault="003822B9">
          <w:pPr>
            <w:pStyle w:val="TOC1"/>
            <w:tabs>
              <w:tab w:val="right" w:leader="dot" w:pos="8296"/>
            </w:tabs>
            <w:rPr>
              <w:rFonts w:cstheme="minorBidi"/>
              <w:noProof/>
              <w:kern w:val="2"/>
              <w:sz w:val="24"/>
              <w:szCs w:val="24"/>
              <w14:ligatures w14:val="standardContextual"/>
            </w:rPr>
          </w:pPr>
          <w:hyperlink w:anchor="_Toc202527998" w:history="1">
            <w:r w:rsidRPr="00203A84">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_Toc202527998 \h </w:instrText>
            </w:r>
            <w:r>
              <w:rPr>
                <w:noProof/>
                <w:webHidden/>
              </w:rPr>
            </w:r>
            <w:r>
              <w:rPr>
                <w:noProof/>
                <w:webHidden/>
              </w:rPr>
              <w:fldChar w:fldCharType="separate"/>
            </w:r>
            <w:r>
              <w:rPr>
                <w:noProof/>
                <w:webHidden/>
              </w:rPr>
              <w:t>36</w:t>
            </w:r>
            <w:r>
              <w:rPr>
                <w:noProof/>
                <w:webHidden/>
              </w:rPr>
              <w:fldChar w:fldCharType="end"/>
            </w:r>
          </w:hyperlink>
        </w:p>
        <w:p w14:paraId="522FC3BB" w14:textId="58E6C40F" w:rsidR="00180269" w:rsidRPr="003E5BA1" w:rsidRDefault="00180269" w:rsidP="003E5BA1">
          <w:pPr>
            <w:spacing w:line="360" w:lineRule="auto"/>
            <w:jc w:val="both"/>
            <w:rPr>
              <w:rFonts w:ascii="Times New Roman" w:hAnsi="Times New Roman" w:cs="Times New Roman"/>
              <w:sz w:val="24"/>
              <w:szCs w:val="24"/>
            </w:rPr>
          </w:pPr>
          <w:r w:rsidRPr="003E5BA1">
            <w:rPr>
              <w:rFonts w:ascii="Times New Roman" w:hAnsi="Times New Roman" w:cs="Times New Roman"/>
              <w:b/>
              <w:bCs/>
              <w:noProof/>
              <w:sz w:val="24"/>
              <w:szCs w:val="24"/>
            </w:rPr>
            <w:fldChar w:fldCharType="end"/>
          </w:r>
        </w:p>
      </w:sdtContent>
    </w:sdt>
    <w:p w14:paraId="58DF039E" w14:textId="6C366C4E" w:rsidR="00BB7445" w:rsidRPr="003822B9" w:rsidRDefault="00BB7445" w:rsidP="003822B9">
      <w:pPr>
        <w:pStyle w:val="Heading1"/>
        <w:rPr>
          <w:rFonts w:ascii="Times New Roman" w:hAnsi="Times New Roman" w:cs="Times New Roman"/>
        </w:rPr>
      </w:pPr>
      <w:r w:rsidRPr="003E5BA1">
        <w:br w:type="page"/>
      </w:r>
      <w:r w:rsidR="003822B9" w:rsidRPr="003822B9">
        <w:rPr>
          <w:rFonts w:ascii="Times New Roman" w:hAnsi="Times New Roman" w:cs="Times New Roman"/>
        </w:rPr>
        <w:lastRenderedPageBreak/>
        <w:t xml:space="preserve">                                         </w:t>
      </w:r>
      <w:bookmarkStart w:id="9" w:name="_Toc202527920"/>
      <w:r w:rsidRPr="003822B9">
        <w:rPr>
          <w:rFonts w:ascii="Times New Roman" w:hAnsi="Times New Roman" w:cs="Times New Roman"/>
        </w:rPr>
        <w:t>LIST OF FIGURES</w:t>
      </w:r>
      <w:bookmarkEnd w:id="9"/>
    </w:p>
    <w:p w14:paraId="5BB92818" w14:textId="7A09249F" w:rsidR="003822B9" w:rsidRPr="003822B9" w:rsidRDefault="003822B9">
      <w:pPr>
        <w:pStyle w:val="TableofFigures"/>
        <w:tabs>
          <w:tab w:val="right" w:leader="dot" w:pos="8296"/>
        </w:tabs>
        <w:rPr>
          <w:rFonts w:ascii="Times New Roman" w:hAnsi="Times New Roman" w:cs="Times New Roman"/>
          <w:noProof/>
          <w:kern w:val="2"/>
          <w:sz w:val="24"/>
          <w:szCs w:val="24"/>
          <w:lang w:eastAsia="en-US"/>
          <w14:ligatures w14:val="standardContextual"/>
        </w:rPr>
      </w:pPr>
      <w:r w:rsidRPr="003822B9">
        <w:rPr>
          <w:rFonts w:ascii="Times New Roman" w:hAnsi="Times New Roman" w:cs="Times New Roman"/>
          <w:sz w:val="24"/>
          <w:szCs w:val="24"/>
        </w:rPr>
        <w:fldChar w:fldCharType="begin"/>
      </w:r>
      <w:r w:rsidRPr="003822B9">
        <w:rPr>
          <w:rFonts w:ascii="Times New Roman" w:hAnsi="Times New Roman" w:cs="Times New Roman"/>
          <w:sz w:val="24"/>
          <w:szCs w:val="24"/>
        </w:rPr>
        <w:instrText xml:space="preserve"> TOC \h \z \c "Figure" </w:instrText>
      </w:r>
      <w:r w:rsidRPr="003822B9">
        <w:rPr>
          <w:rFonts w:ascii="Times New Roman" w:hAnsi="Times New Roman" w:cs="Times New Roman"/>
          <w:sz w:val="24"/>
          <w:szCs w:val="24"/>
        </w:rPr>
        <w:fldChar w:fldCharType="separate"/>
      </w:r>
      <w:hyperlink w:anchor="_Toc202527477" w:history="1">
        <w:r w:rsidRPr="003822B9">
          <w:rPr>
            <w:rStyle w:val="Hyperlink"/>
            <w:rFonts w:ascii="Times New Roman" w:hAnsi="Times New Roman" w:cs="Times New Roman"/>
            <w:noProof/>
            <w:sz w:val="24"/>
            <w:szCs w:val="24"/>
          </w:rPr>
          <w:t>Figure 1: Conceptual framework</w:t>
        </w:r>
        <w:r w:rsidRPr="003822B9">
          <w:rPr>
            <w:rFonts w:ascii="Times New Roman" w:hAnsi="Times New Roman" w:cs="Times New Roman"/>
            <w:noProof/>
            <w:webHidden/>
            <w:sz w:val="24"/>
            <w:szCs w:val="24"/>
          </w:rPr>
          <w:tab/>
        </w:r>
        <w:r w:rsidRPr="003822B9">
          <w:rPr>
            <w:rFonts w:ascii="Times New Roman" w:hAnsi="Times New Roman" w:cs="Times New Roman"/>
            <w:noProof/>
            <w:webHidden/>
            <w:sz w:val="24"/>
            <w:szCs w:val="24"/>
          </w:rPr>
          <w:fldChar w:fldCharType="begin"/>
        </w:r>
        <w:r w:rsidRPr="003822B9">
          <w:rPr>
            <w:rFonts w:ascii="Times New Roman" w:hAnsi="Times New Roman" w:cs="Times New Roman"/>
            <w:noProof/>
            <w:webHidden/>
            <w:sz w:val="24"/>
            <w:szCs w:val="24"/>
          </w:rPr>
          <w:instrText xml:space="preserve"> PAGEREF _Toc202527477 \h </w:instrText>
        </w:r>
        <w:r w:rsidRPr="003822B9">
          <w:rPr>
            <w:rFonts w:ascii="Times New Roman" w:hAnsi="Times New Roman" w:cs="Times New Roman"/>
            <w:noProof/>
            <w:webHidden/>
            <w:sz w:val="24"/>
            <w:szCs w:val="24"/>
          </w:rPr>
        </w:r>
        <w:r w:rsidRPr="003822B9">
          <w:rPr>
            <w:rFonts w:ascii="Times New Roman" w:hAnsi="Times New Roman" w:cs="Times New Roman"/>
            <w:noProof/>
            <w:webHidden/>
            <w:sz w:val="24"/>
            <w:szCs w:val="24"/>
          </w:rPr>
          <w:fldChar w:fldCharType="separate"/>
        </w:r>
        <w:r w:rsidRPr="003822B9">
          <w:rPr>
            <w:rFonts w:ascii="Times New Roman" w:hAnsi="Times New Roman" w:cs="Times New Roman"/>
            <w:noProof/>
            <w:webHidden/>
            <w:sz w:val="24"/>
            <w:szCs w:val="24"/>
          </w:rPr>
          <w:t>7</w:t>
        </w:r>
        <w:r w:rsidRPr="003822B9">
          <w:rPr>
            <w:rFonts w:ascii="Times New Roman" w:hAnsi="Times New Roman" w:cs="Times New Roman"/>
            <w:noProof/>
            <w:webHidden/>
            <w:sz w:val="24"/>
            <w:szCs w:val="24"/>
          </w:rPr>
          <w:fldChar w:fldCharType="end"/>
        </w:r>
      </w:hyperlink>
    </w:p>
    <w:p w14:paraId="2506CB2B" w14:textId="69440FD6" w:rsidR="00BB7445" w:rsidRPr="003822B9" w:rsidRDefault="003822B9" w:rsidP="003E5BA1">
      <w:pPr>
        <w:spacing w:line="360" w:lineRule="auto"/>
        <w:jc w:val="both"/>
        <w:rPr>
          <w:rFonts w:ascii="Times New Roman" w:hAnsi="Times New Roman" w:cs="Times New Roman"/>
          <w:sz w:val="24"/>
          <w:szCs w:val="24"/>
        </w:rPr>
      </w:pPr>
      <w:r w:rsidRPr="003822B9">
        <w:rPr>
          <w:rFonts w:ascii="Times New Roman" w:hAnsi="Times New Roman" w:cs="Times New Roman"/>
          <w:sz w:val="24"/>
          <w:szCs w:val="24"/>
        </w:rPr>
        <w:fldChar w:fldCharType="end"/>
      </w:r>
      <w:r w:rsidR="00BB7445" w:rsidRPr="003822B9">
        <w:rPr>
          <w:rFonts w:ascii="Times New Roman" w:hAnsi="Times New Roman" w:cs="Times New Roman"/>
          <w:sz w:val="24"/>
          <w:szCs w:val="24"/>
        </w:rPr>
        <w:br w:type="page"/>
      </w:r>
    </w:p>
    <w:p w14:paraId="47400531" w14:textId="77777777" w:rsidR="00BB7445" w:rsidRPr="003822B9" w:rsidRDefault="00BB7445" w:rsidP="003822B9">
      <w:pPr>
        <w:pStyle w:val="Heading1"/>
        <w:rPr>
          <w:rFonts w:ascii="Times New Roman" w:hAnsi="Times New Roman" w:cs="Times New Roman"/>
        </w:rPr>
      </w:pPr>
      <w:r w:rsidRPr="001748C4">
        <w:lastRenderedPageBreak/>
        <w:t xml:space="preserve">            </w:t>
      </w:r>
      <w:r w:rsidRPr="003822B9">
        <w:t xml:space="preserve">     </w:t>
      </w:r>
      <w:bookmarkStart w:id="10" w:name="_Toc202527921"/>
      <w:r w:rsidRPr="003822B9">
        <w:rPr>
          <w:rFonts w:ascii="Times New Roman" w:hAnsi="Times New Roman" w:cs="Times New Roman"/>
        </w:rPr>
        <w:t>LIST OF TABLES</w:t>
      </w:r>
      <w:bookmarkEnd w:id="10"/>
    </w:p>
    <w:p w14:paraId="509CBEEF" w14:textId="6B652C1F" w:rsidR="009A0A02" w:rsidRPr="009A0A02" w:rsidRDefault="009A0A02" w:rsidP="009A0A02">
      <w:pPr>
        <w:pStyle w:val="TableofFigures"/>
        <w:tabs>
          <w:tab w:val="right" w:leader="dot" w:pos="8296"/>
        </w:tabs>
        <w:spacing w:line="360" w:lineRule="auto"/>
        <w:jc w:val="both"/>
        <w:rPr>
          <w:rFonts w:ascii="Times New Roman" w:hAnsi="Times New Roman" w:cs="Times New Roman"/>
          <w:noProof/>
          <w:sz w:val="24"/>
          <w:szCs w:val="24"/>
        </w:rPr>
      </w:pPr>
      <w:r w:rsidRPr="009A0A02">
        <w:rPr>
          <w:rFonts w:ascii="Times New Roman" w:hAnsi="Times New Roman" w:cs="Times New Roman"/>
          <w:sz w:val="24"/>
          <w:szCs w:val="24"/>
        </w:rPr>
        <w:fldChar w:fldCharType="begin"/>
      </w:r>
      <w:r w:rsidRPr="009A0A02">
        <w:rPr>
          <w:rFonts w:ascii="Times New Roman" w:hAnsi="Times New Roman" w:cs="Times New Roman"/>
          <w:sz w:val="24"/>
          <w:szCs w:val="24"/>
        </w:rPr>
        <w:instrText xml:space="preserve"> TOC \h \z \c "Table" </w:instrText>
      </w:r>
      <w:r w:rsidRPr="009A0A02">
        <w:rPr>
          <w:rFonts w:ascii="Times New Roman" w:hAnsi="Times New Roman" w:cs="Times New Roman"/>
          <w:sz w:val="24"/>
          <w:szCs w:val="24"/>
        </w:rPr>
        <w:fldChar w:fldCharType="separate"/>
      </w:r>
      <w:hyperlink w:anchor="_Toc202527040" w:history="1">
        <w:r w:rsidRPr="009A0A02">
          <w:rPr>
            <w:rStyle w:val="Hyperlink"/>
            <w:rFonts w:ascii="Times New Roman" w:hAnsi="Times New Roman" w:cs="Times New Roman"/>
            <w:noProof/>
            <w:sz w:val="24"/>
            <w:szCs w:val="24"/>
          </w:rPr>
          <w:t>Table 1: The gender of the respondents</w:t>
        </w:r>
        <w:r w:rsidRPr="009A0A02">
          <w:rPr>
            <w:rFonts w:ascii="Times New Roman" w:hAnsi="Times New Roman" w:cs="Times New Roman"/>
            <w:noProof/>
            <w:webHidden/>
            <w:sz w:val="24"/>
            <w:szCs w:val="24"/>
          </w:rPr>
          <w:tab/>
        </w:r>
        <w:r w:rsidRPr="009A0A02">
          <w:rPr>
            <w:rFonts w:ascii="Times New Roman" w:hAnsi="Times New Roman" w:cs="Times New Roman"/>
            <w:noProof/>
            <w:webHidden/>
            <w:sz w:val="24"/>
            <w:szCs w:val="24"/>
          </w:rPr>
          <w:fldChar w:fldCharType="begin"/>
        </w:r>
        <w:r w:rsidRPr="009A0A02">
          <w:rPr>
            <w:rFonts w:ascii="Times New Roman" w:hAnsi="Times New Roman" w:cs="Times New Roman"/>
            <w:noProof/>
            <w:webHidden/>
            <w:sz w:val="24"/>
            <w:szCs w:val="24"/>
          </w:rPr>
          <w:instrText xml:space="preserve"> PAGEREF _Toc202527040 \h </w:instrText>
        </w:r>
        <w:r w:rsidRPr="009A0A02">
          <w:rPr>
            <w:rFonts w:ascii="Times New Roman" w:hAnsi="Times New Roman" w:cs="Times New Roman"/>
            <w:noProof/>
            <w:webHidden/>
            <w:sz w:val="24"/>
            <w:szCs w:val="24"/>
          </w:rPr>
        </w:r>
        <w:r w:rsidRPr="009A0A02">
          <w:rPr>
            <w:rFonts w:ascii="Times New Roman" w:hAnsi="Times New Roman" w:cs="Times New Roman"/>
            <w:noProof/>
            <w:webHidden/>
            <w:sz w:val="24"/>
            <w:szCs w:val="24"/>
          </w:rPr>
          <w:fldChar w:fldCharType="separate"/>
        </w:r>
        <w:r w:rsidRPr="009A0A02">
          <w:rPr>
            <w:rFonts w:ascii="Times New Roman" w:hAnsi="Times New Roman" w:cs="Times New Roman"/>
            <w:noProof/>
            <w:webHidden/>
            <w:sz w:val="24"/>
            <w:szCs w:val="24"/>
          </w:rPr>
          <w:t>26</w:t>
        </w:r>
        <w:r w:rsidRPr="009A0A02">
          <w:rPr>
            <w:rFonts w:ascii="Times New Roman" w:hAnsi="Times New Roman" w:cs="Times New Roman"/>
            <w:noProof/>
            <w:webHidden/>
            <w:sz w:val="24"/>
            <w:szCs w:val="24"/>
          </w:rPr>
          <w:fldChar w:fldCharType="end"/>
        </w:r>
      </w:hyperlink>
    </w:p>
    <w:p w14:paraId="2855C1AC" w14:textId="67641ECD" w:rsidR="009A0A02" w:rsidRPr="009A0A02" w:rsidRDefault="009A0A02" w:rsidP="009A0A02">
      <w:pPr>
        <w:pStyle w:val="TableofFigures"/>
        <w:tabs>
          <w:tab w:val="right" w:leader="dot" w:pos="8296"/>
        </w:tabs>
        <w:spacing w:line="360" w:lineRule="auto"/>
        <w:jc w:val="both"/>
        <w:rPr>
          <w:rFonts w:ascii="Times New Roman" w:hAnsi="Times New Roman" w:cs="Times New Roman"/>
          <w:noProof/>
          <w:sz w:val="24"/>
          <w:szCs w:val="24"/>
        </w:rPr>
      </w:pPr>
      <w:hyperlink w:anchor="_Toc202527041" w:history="1">
        <w:r w:rsidRPr="009A0A02">
          <w:rPr>
            <w:rStyle w:val="Hyperlink"/>
            <w:rFonts w:ascii="Times New Roman" w:hAnsi="Times New Roman" w:cs="Times New Roman"/>
            <w:noProof/>
            <w:sz w:val="24"/>
            <w:szCs w:val="24"/>
          </w:rPr>
          <w:t>Table 2: The age of the respondents</w:t>
        </w:r>
        <w:r w:rsidRPr="009A0A02">
          <w:rPr>
            <w:rFonts w:ascii="Times New Roman" w:hAnsi="Times New Roman" w:cs="Times New Roman"/>
            <w:noProof/>
            <w:webHidden/>
            <w:sz w:val="24"/>
            <w:szCs w:val="24"/>
          </w:rPr>
          <w:tab/>
        </w:r>
        <w:r w:rsidRPr="009A0A02">
          <w:rPr>
            <w:rFonts w:ascii="Times New Roman" w:hAnsi="Times New Roman" w:cs="Times New Roman"/>
            <w:noProof/>
            <w:webHidden/>
            <w:sz w:val="24"/>
            <w:szCs w:val="24"/>
          </w:rPr>
          <w:fldChar w:fldCharType="begin"/>
        </w:r>
        <w:r w:rsidRPr="009A0A02">
          <w:rPr>
            <w:rFonts w:ascii="Times New Roman" w:hAnsi="Times New Roman" w:cs="Times New Roman"/>
            <w:noProof/>
            <w:webHidden/>
            <w:sz w:val="24"/>
            <w:szCs w:val="24"/>
          </w:rPr>
          <w:instrText xml:space="preserve"> PAGEREF _Toc202527041 \h </w:instrText>
        </w:r>
        <w:r w:rsidRPr="009A0A02">
          <w:rPr>
            <w:rFonts w:ascii="Times New Roman" w:hAnsi="Times New Roman" w:cs="Times New Roman"/>
            <w:noProof/>
            <w:webHidden/>
            <w:sz w:val="24"/>
            <w:szCs w:val="24"/>
          </w:rPr>
        </w:r>
        <w:r w:rsidRPr="009A0A02">
          <w:rPr>
            <w:rFonts w:ascii="Times New Roman" w:hAnsi="Times New Roman" w:cs="Times New Roman"/>
            <w:noProof/>
            <w:webHidden/>
            <w:sz w:val="24"/>
            <w:szCs w:val="24"/>
          </w:rPr>
          <w:fldChar w:fldCharType="separate"/>
        </w:r>
        <w:r w:rsidRPr="009A0A02">
          <w:rPr>
            <w:rFonts w:ascii="Times New Roman" w:hAnsi="Times New Roman" w:cs="Times New Roman"/>
            <w:noProof/>
            <w:webHidden/>
            <w:sz w:val="24"/>
            <w:szCs w:val="24"/>
          </w:rPr>
          <w:t>27</w:t>
        </w:r>
        <w:r w:rsidRPr="009A0A02">
          <w:rPr>
            <w:rFonts w:ascii="Times New Roman" w:hAnsi="Times New Roman" w:cs="Times New Roman"/>
            <w:noProof/>
            <w:webHidden/>
            <w:sz w:val="24"/>
            <w:szCs w:val="24"/>
          </w:rPr>
          <w:fldChar w:fldCharType="end"/>
        </w:r>
      </w:hyperlink>
    </w:p>
    <w:p w14:paraId="7CF3BE12" w14:textId="705F4CEC" w:rsidR="009A0A02" w:rsidRPr="009A0A02" w:rsidRDefault="009A0A02" w:rsidP="009A0A02">
      <w:pPr>
        <w:pStyle w:val="TableofFigures"/>
        <w:tabs>
          <w:tab w:val="right" w:leader="dot" w:pos="8296"/>
        </w:tabs>
        <w:spacing w:line="360" w:lineRule="auto"/>
        <w:jc w:val="both"/>
        <w:rPr>
          <w:rFonts w:ascii="Times New Roman" w:hAnsi="Times New Roman" w:cs="Times New Roman"/>
          <w:noProof/>
          <w:sz w:val="24"/>
          <w:szCs w:val="24"/>
        </w:rPr>
      </w:pPr>
      <w:hyperlink w:anchor="_Toc202527042" w:history="1">
        <w:r w:rsidRPr="009A0A02">
          <w:rPr>
            <w:rStyle w:val="Hyperlink"/>
            <w:rFonts w:ascii="Times New Roman" w:hAnsi="Times New Roman" w:cs="Times New Roman"/>
            <w:noProof/>
            <w:sz w:val="24"/>
            <w:szCs w:val="24"/>
          </w:rPr>
          <w:t>Table 3: Position of Respondents</w:t>
        </w:r>
        <w:r w:rsidRPr="009A0A02">
          <w:rPr>
            <w:rFonts w:ascii="Times New Roman" w:hAnsi="Times New Roman" w:cs="Times New Roman"/>
            <w:noProof/>
            <w:webHidden/>
            <w:sz w:val="24"/>
            <w:szCs w:val="24"/>
          </w:rPr>
          <w:tab/>
        </w:r>
        <w:r w:rsidRPr="009A0A02">
          <w:rPr>
            <w:rFonts w:ascii="Times New Roman" w:hAnsi="Times New Roman" w:cs="Times New Roman"/>
            <w:noProof/>
            <w:webHidden/>
            <w:sz w:val="24"/>
            <w:szCs w:val="24"/>
          </w:rPr>
          <w:fldChar w:fldCharType="begin"/>
        </w:r>
        <w:r w:rsidRPr="009A0A02">
          <w:rPr>
            <w:rFonts w:ascii="Times New Roman" w:hAnsi="Times New Roman" w:cs="Times New Roman"/>
            <w:noProof/>
            <w:webHidden/>
            <w:sz w:val="24"/>
            <w:szCs w:val="24"/>
          </w:rPr>
          <w:instrText xml:space="preserve"> PAGEREF _Toc202527042 \h </w:instrText>
        </w:r>
        <w:r w:rsidRPr="009A0A02">
          <w:rPr>
            <w:rFonts w:ascii="Times New Roman" w:hAnsi="Times New Roman" w:cs="Times New Roman"/>
            <w:noProof/>
            <w:webHidden/>
            <w:sz w:val="24"/>
            <w:szCs w:val="24"/>
          </w:rPr>
        </w:r>
        <w:r w:rsidRPr="009A0A02">
          <w:rPr>
            <w:rFonts w:ascii="Times New Roman" w:hAnsi="Times New Roman" w:cs="Times New Roman"/>
            <w:noProof/>
            <w:webHidden/>
            <w:sz w:val="24"/>
            <w:szCs w:val="24"/>
          </w:rPr>
          <w:fldChar w:fldCharType="separate"/>
        </w:r>
        <w:r w:rsidRPr="009A0A02">
          <w:rPr>
            <w:rFonts w:ascii="Times New Roman" w:hAnsi="Times New Roman" w:cs="Times New Roman"/>
            <w:noProof/>
            <w:webHidden/>
            <w:sz w:val="24"/>
            <w:szCs w:val="24"/>
          </w:rPr>
          <w:t>28</w:t>
        </w:r>
        <w:r w:rsidRPr="009A0A02">
          <w:rPr>
            <w:rFonts w:ascii="Times New Roman" w:hAnsi="Times New Roman" w:cs="Times New Roman"/>
            <w:noProof/>
            <w:webHidden/>
            <w:sz w:val="24"/>
            <w:szCs w:val="24"/>
          </w:rPr>
          <w:fldChar w:fldCharType="end"/>
        </w:r>
      </w:hyperlink>
    </w:p>
    <w:p w14:paraId="2DCFA988" w14:textId="73541FCC" w:rsidR="009A0A02" w:rsidRPr="009A0A02" w:rsidRDefault="009A0A02" w:rsidP="009A0A02">
      <w:pPr>
        <w:pStyle w:val="TableofFigures"/>
        <w:tabs>
          <w:tab w:val="right" w:leader="dot" w:pos="8296"/>
        </w:tabs>
        <w:spacing w:line="360" w:lineRule="auto"/>
        <w:jc w:val="both"/>
        <w:rPr>
          <w:rFonts w:ascii="Times New Roman" w:hAnsi="Times New Roman" w:cs="Times New Roman"/>
          <w:noProof/>
          <w:sz w:val="24"/>
          <w:szCs w:val="24"/>
        </w:rPr>
      </w:pPr>
      <w:hyperlink w:anchor="_Toc202527043" w:history="1">
        <w:r w:rsidRPr="009A0A02">
          <w:rPr>
            <w:rStyle w:val="Hyperlink"/>
            <w:rFonts w:ascii="Times New Roman" w:hAnsi="Times New Roman" w:cs="Times New Roman"/>
            <w:noProof/>
            <w:sz w:val="24"/>
            <w:szCs w:val="24"/>
          </w:rPr>
          <w:t>Table 4 : Years of experience</w:t>
        </w:r>
        <w:r w:rsidRPr="009A0A02">
          <w:rPr>
            <w:rFonts w:ascii="Times New Roman" w:hAnsi="Times New Roman" w:cs="Times New Roman"/>
            <w:noProof/>
            <w:webHidden/>
            <w:sz w:val="24"/>
            <w:szCs w:val="24"/>
          </w:rPr>
          <w:tab/>
        </w:r>
        <w:r w:rsidRPr="009A0A02">
          <w:rPr>
            <w:rFonts w:ascii="Times New Roman" w:hAnsi="Times New Roman" w:cs="Times New Roman"/>
            <w:noProof/>
            <w:webHidden/>
            <w:sz w:val="24"/>
            <w:szCs w:val="24"/>
          </w:rPr>
          <w:fldChar w:fldCharType="begin"/>
        </w:r>
        <w:r w:rsidRPr="009A0A02">
          <w:rPr>
            <w:rFonts w:ascii="Times New Roman" w:hAnsi="Times New Roman" w:cs="Times New Roman"/>
            <w:noProof/>
            <w:webHidden/>
            <w:sz w:val="24"/>
            <w:szCs w:val="24"/>
          </w:rPr>
          <w:instrText xml:space="preserve"> PAGEREF _Toc202527043 \h </w:instrText>
        </w:r>
        <w:r w:rsidRPr="009A0A02">
          <w:rPr>
            <w:rFonts w:ascii="Times New Roman" w:hAnsi="Times New Roman" w:cs="Times New Roman"/>
            <w:noProof/>
            <w:webHidden/>
            <w:sz w:val="24"/>
            <w:szCs w:val="24"/>
          </w:rPr>
        </w:r>
        <w:r w:rsidRPr="009A0A02">
          <w:rPr>
            <w:rFonts w:ascii="Times New Roman" w:hAnsi="Times New Roman" w:cs="Times New Roman"/>
            <w:noProof/>
            <w:webHidden/>
            <w:sz w:val="24"/>
            <w:szCs w:val="24"/>
          </w:rPr>
          <w:fldChar w:fldCharType="separate"/>
        </w:r>
        <w:r w:rsidRPr="009A0A02">
          <w:rPr>
            <w:rFonts w:ascii="Times New Roman" w:hAnsi="Times New Roman" w:cs="Times New Roman"/>
            <w:noProof/>
            <w:webHidden/>
            <w:sz w:val="24"/>
            <w:szCs w:val="24"/>
          </w:rPr>
          <w:t>28</w:t>
        </w:r>
        <w:r w:rsidRPr="009A0A02">
          <w:rPr>
            <w:rFonts w:ascii="Times New Roman" w:hAnsi="Times New Roman" w:cs="Times New Roman"/>
            <w:noProof/>
            <w:webHidden/>
            <w:sz w:val="24"/>
            <w:szCs w:val="24"/>
          </w:rPr>
          <w:fldChar w:fldCharType="end"/>
        </w:r>
      </w:hyperlink>
    </w:p>
    <w:p w14:paraId="12A79CF4" w14:textId="383AEA66" w:rsidR="009A0A02" w:rsidRPr="009A0A02" w:rsidRDefault="009A0A02" w:rsidP="009A0A02">
      <w:pPr>
        <w:pStyle w:val="TableofFigures"/>
        <w:tabs>
          <w:tab w:val="right" w:leader="dot" w:pos="8296"/>
        </w:tabs>
        <w:spacing w:line="360" w:lineRule="auto"/>
        <w:jc w:val="both"/>
        <w:rPr>
          <w:rFonts w:ascii="Times New Roman" w:hAnsi="Times New Roman" w:cs="Times New Roman"/>
          <w:noProof/>
          <w:sz w:val="24"/>
          <w:szCs w:val="24"/>
        </w:rPr>
      </w:pPr>
      <w:hyperlink w:anchor="_Toc202527044" w:history="1">
        <w:r w:rsidRPr="009A0A02">
          <w:rPr>
            <w:rStyle w:val="Hyperlink"/>
            <w:rFonts w:ascii="Times New Roman" w:hAnsi="Times New Roman" w:cs="Times New Roman"/>
            <w:noProof/>
            <w:sz w:val="24"/>
            <w:szCs w:val="24"/>
          </w:rPr>
          <w:t>Table 5 :  Education level of respondents</w:t>
        </w:r>
        <w:r w:rsidRPr="009A0A02">
          <w:rPr>
            <w:rFonts w:ascii="Times New Roman" w:hAnsi="Times New Roman" w:cs="Times New Roman"/>
            <w:noProof/>
            <w:webHidden/>
            <w:sz w:val="24"/>
            <w:szCs w:val="24"/>
          </w:rPr>
          <w:tab/>
        </w:r>
        <w:r w:rsidRPr="009A0A02">
          <w:rPr>
            <w:rFonts w:ascii="Times New Roman" w:hAnsi="Times New Roman" w:cs="Times New Roman"/>
            <w:noProof/>
            <w:webHidden/>
            <w:sz w:val="24"/>
            <w:szCs w:val="24"/>
          </w:rPr>
          <w:fldChar w:fldCharType="begin"/>
        </w:r>
        <w:r w:rsidRPr="009A0A02">
          <w:rPr>
            <w:rFonts w:ascii="Times New Roman" w:hAnsi="Times New Roman" w:cs="Times New Roman"/>
            <w:noProof/>
            <w:webHidden/>
            <w:sz w:val="24"/>
            <w:szCs w:val="24"/>
          </w:rPr>
          <w:instrText xml:space="preserve"> PAGEREF _Toc202527044 \h </w:instrText>
        </w:r>
        <w:r w:rsidRPr="009A0A02">
          <w:rPr>
            <w:rFonts w:ascii="Times New Roman" w:hAnsi="Times New Roman" w:cs="Times New Roman"/>
            <w:noProof/>
            <w:webHidden/>
            <w:sz w:val="24"/>
            <w:szCs w:val="24"/>
          </w:rPr>
        </w:r>
        <w:r w:rsidRPr="009A0A02">
          <w:rPr>
            <w:rFonts w:ascii="Times New Roman" w:hAnsi="Times New Roman" w:cs="Times New Roman"/>
            <w:noProof/>
            <w:webHidden/>
            <w:sz w:val="24"/>
            <w:szCs w:val="24"/>
          </w:rPr>
          <w:fldChar w:fldCharType="separate"/>
        </w:r>
        <w:r w:rsidRPr="009A0A02">
          <w:rPr>
            <w:rFonts w:ascii="Times New Roman" w:hAnsi="Times New Roman" w:cs="Times New Roman"/>
            <w:noProof/>
            <w:webHidden/>
            <w:sz w:val="24"/>
            <w:szCs w:val="24"/>
          </w:rPr>
          <w:t>29</w:t>
        </w:r>
        <w:r w:rsidRPr="009A0A02">
          <w:rPr>
            <w:rFonts w:ascii="Times New Roman" w:hAnsi="Times New Roman" w:cs="Times New Roman"/>
            <w:noProof/>
            <w:webHidden/>
            <w:sz w:val="24"/>
            <w:szCs w:val="24"/>
          </w:rPr>
          <w:fldChar w:fldCharType="end"/>
        </w:r>
      </w:hyperlink>
    </w:p>
    <w:p w14:paraId="433CE840" w14:textId="58DF603F" w:rsidR="009A0A02" w:rsidRPr="009A0A02" w:rsidRDefault="009A0A02" w:rsidP="009A0A02">
      <w:pPr>
        <w:pStyle w:val="TableofFigures"/>
        <w:tabs>
          <w:tab w:val="right" w:leader="dot" w:pos="8296"/>
        </w:tabs>
        <w:spacing w:line="360" w:lineRule="auto"/>
        <w:jc w:val="both"/>
        <w:rPr>
          <w:rFonts w:ascii="Times New Roman" w:hAnsi="Times New Roman" w:cs="Times New Roman"/>
          <w:noProof/>
          <w:sz w:val="24"/>
          <w:szCs w:val="24"/>
        </w:rPr>
      </w:pPr>
      <w:hyperlink w:anchor="_Toc202527045" w:history="1">
        <w:r w:rsidRPr="009A0A02">
          <w:rPr>
            <w:rStyle w:val="Hyperlink"/>
            <w:rFonts w:ascii="Times New Roman" w:hAnsi="Times New Roman" w:cs="Times New Roman"/>
            <w:noProof/>
            <w:sz w:val="24"/>
            <w:szCs w:val="24"/>
          </w:rPr>
          <w:t>Table 6: Respondents’ views on whether SONARWA insurance company have a clearly defined corporate governance?</w:t>
        </w:r>
        <w:r w:rsidRPr="009A0A02">
          <w:rPr>
            <w:rFonts w:ascii="Times New Roman" w:hAnsi="Times New Roman" w:cs="Times New Roman"/>
            <w:noProof/>
            <w:webHidden/>
            <w:sz w:val="24"/>
            <w:szCs w:val="24"/>
          </w:rPr>
          <w:tab/>
        </w:r>
        <w:r w:rsidRPr="009A0A02">
          <w:rPr>
            <w:rFonts w:ascii="Times New Roman" w:hAnsi="Times New Roman" w:cs="Times New Roman"/>
            <w:noProof/>
            <w:webHidden/>
            <w:sz w:val="24"/>
            <w:szCs w:val="24"/>
          </w:rPr>
          <w:fldChar w:fldCharType="begin"/>
        </w:r>
        <w:r w:rsidRPr="009A0A02">
          <w:rPr>
            <w:rFonts w:ascii="Times New Roman" w:hAnsi="Times New Roman" w:cs="Times New Roman"/>
            <w:noProof/>
            <w:webHidden/>
            <w:sz w:val="24"/>
            <w:szCs w:val="24"/>
          </w:rPr>
          <w:instrText xml:space="preserve"> PAGEREF _Toc202527045 \h </w:instrText>
        </w:r>
        <w:r w:rsidRPr="009A0A02">
          <w:rPr>
            <w:rFonts w:ascii="Times New Roman" w:hAnsi="Times New Roman" w:cs="Times New Roman"/>
            <w:noProof/>
            <w:webHidden/>
            <w:sz w:val="24"/>
            <w:szCs w:val="24"/>
          </w:rPr>
        </w:r>
        <w:r w:rsidRPr="009A0A02">
          <w:rPr>
            <w:rFonts w:ascii="Times New Roman" w:hAnsi="Times New Roman" w:cs="Times New Roman"/>
            <w:noProof/>
            <w:webHidden/>
            <w:sz w:val="24"/>
            <w:szCs w:val="24"/>
          </w:rPr>
          <w:fldChar w:fldCharType="separate"/>
        </w:r>
        <w:r w:rsidRPr="009A0A02">
          <w:rPr>
            <w:rFonts w:ascii="Times New Roman" w:hAnsi="Times New Roman" w:cs="Times New Roman"/>
            <w:noProof/>
            <w:webHidden/>
            <w:sz w:val="24"/>
            <w:szCs w:val="24"/>
          </w:rPr>
          <w:t>30</w:t>
        </w:r>
        <w:r w:rsidRPr="009A0A02">
          <w:rPr>
            <w:rFonts w:ascii="Times New Roman" w:hAnsi="Times New Roman" w:cs="Times New Roman"/>
            <w:noProof/>
            <w:webHidden/>
            <w:sz w:val="24"/>
            <w:szCs w:val="24"/>
          </w:rPr>
          <w:fldChar w:fldCharType="end"/>
        </w:r>
      </w:hyperlink>
    </w:p>
    <w:p w14:paraId="12A6AE27" w14:textId="14969B31" w:rsidR="009A0A02" w:rsidRPr="009A0A02" w:rsidRDefault="009A0A02" w:rsidP="009A0A02">
      <w:pPr>
        <w:pStyle w:val="TableofFigures"/>
        <w:tabs>
          <w:tab w:val="right" w:leader="dot" w:pos="8296"/>
        </w:tabs>
        <w:spacing w:line="360" w:lineRule="auto"/>
        <w:jc w:val="both"/>
        <w:rPr>
          <w:rFonts w:ascii="Times New Roman" w:hAnsi="Times New Roman" w:cs="Times New Roman"/>
          <w:noProof/>
          <w:sz w:val="24"/>
          <w:szCs w:val="24"/>
        </w:rPr>
      </w:pPr>
      <w:hyperlink w:anchor="_Toc202527046" w:history="1">
        <w:r w:rsidRPr="009A0A02">
          <w:rPr>
            <w:rStyle w:val="Hyperlink"/>
            <w:rFonts w:ascii="Times New Roman" w:hAnsi="Times New Roman" w:cs="Times New Roman"/>
            <w:noProof/>
            <w:sz w:val="24"/>
            <w:szCs w:val="24"/>
          </w:rPr>
          <w:t>Table 7: Which corporate governance practices are applied at SONARWA?</w:t>
        </w:r>
        <w:r w:rsidRPr="009A0A02">
          <w:rPr>
            <w:rFonts w:ascii="Times New Roman" w:hAnsi="Times New Roman" w:cs="Times New Roman"/>
            <w:noProof/>
            <w:webHidden/>
            <w:sz w:val="24"/>
            <w:szCs w:val="24"/>
          </w:rPr>
          <w:tab/>
        </w:r>
        <w:r w:rsidRPr="009A0A02">
          <w:rPr>
            <w:rFonts w:ascii="Times New Roman" w:hAnsi="Times New Roman" w:cs="Times New Roman"/>
            <w:noProof/>
            <w:webHidden/>
            <w:sz w:val="24"/>
            <w:szCs w:val="24"/>
          </w:rPr>
          <w:fldChar w:fldCharType="begin"/>
        </w:r>
        <w:r w:rsidRPr="009A0A02">
          <w:rPr>
            <w:rFonts w:ascii="Times New Roman" w:hAnsi="Times New Roman" w:cs="Times New Roman"/>
            <w:noProof/>
            <w:webHidden/>
            <w:sz w:val="24"/>
            <w:szCs w:val="24"/>
          </w:rPr>
          <w:instrText xml:space="preserve"> PAGEREF _Toc202527046 \h </w:instrText>
        </w:r>
        <w:r w:rsidRPr="009A0A02">
          <w:rPr>
            <w:rFonts w:ascii="Times New Roman" w:hAnsi="Times New Roman" w:cs="Times New Roman"/>
            <w:noProof/>
            <w:webHidden/>
            <w:sz w:val="24"/>
            <w:szCs w:val="24"/>
          </w:rPr>
        </w:r>
        <w:r w:rsidRPr="009A0A02">
          <w:rPr>
            <w:rFonts w:ascii="Times New Roman" w:hAnsi="Times New Roman" w:cs="Times New Roman"/>
            <w:noProof/>
            <w:webHidden/>
            <w:sz w:val="24"/>
            <w:szCs w:val="24"/>
          </w:rPr>
          <w:fldChar w:fldCharType="separate"/>
        </w:r>
        <w:r w:rsidRPr="009A0A02">
          <w:rPr>
            <w:rFonts w:ascii="Times New Roman" w:hAnsi="Times New Roman" w:cs="Times New Roman"/>
            <w:noProof/>
            <w:webHidden/>
            <w:sz w:val="24"/>
            <w:szCs w:val="24"/>
          </w:rPr>
          <w:t>31</w:t>
        </w:r>
        <w:r w:rsidRPr="009A0A02">
          <w:rPr>
            <w:rFonts w:ascii="Times New Roman" w:hAnsi="Times New Roman" w:cs="Times New Roman"/>
            <w:noProof/>
            <w:webHidden/>
            <w:sz w:val="24"/>
            <w:szCs w:val="24"/>
          </w:rPr>
          <w:fldChar w:fldCharType="end"/>
        </w:r>
      </w:hyperlink>
    </w:p>
    <w:p w14:paraId="1F73CBE9" w14:textId="6ABBA6F2" w:rsidR="009A0A02" w:rsidRPr="009A0A02" w:rsidRDefault="009A0A02" w:rsidP="009A0A02">
      <w:pPr>
        <w:pStyle w:val="TableofFigures"/>
        <w:tabs>
          <w:tab w:val="right" w:leader="dot" w:pos="8296"/>
        </w:tabs>
        <w:spacing w:line="360" w:lineRule="auto"/>
        <w:jc w:val="both"/>
        <w:rPr>
          <w:rFonts w:ascii="Times New Roman" w:hAnsi="Times New Roman" w:cs="Times New Roman"/>
          <w:noProof/>
          <w:sz w:val="24"/>
          <w:szCs w:val="24"/>
        </w:rPr>
      </w:pPr>
      <w:hyperlink w:anchor="_Toc202527047" w:history="1">
        <w:r w:rsidRPr="009A0A02">
          <w:rPr>
            <w:rStyle w:val="Hyperlink"/>
            <w:rFonts w:ascii="Times New Roman" w:hAnsi="Times New Roman" w:cs="Times New Roman"/>
            <w:noProof/>
            <w:sz w:val="24"/>
            <w:szCs w:val="24"/>
          </w:rPr>
          <w:t>Table 8: What are the main corporate governance mechanisms used at SONARWA company</w:t>
        </w:r>
        <w:r w:rsidRPr="009A0A02">
          <w:rPr>
            <w:rFonts w:ascii="Times New Roman" w:hAnsi="Times New Roman" w:cs="Times New Roman"/>
            <w:noProof/>
            <w:webHidden/>
            <w:sz w:val="24"/>
            <w:szCs w:val="24"/>
          </w:rPr>
          <w:tab/>
        </w:r>
        <w:r w:rsidRPr="009A0A02">
          <w:rPr>
            <w:rFonts w:ascii="Times New Roman" w:hAnsi="Times New Roman" w:cs="Times New Roman"/>
            <w:noProof/>
            <w:webHidden/>
            <w:sz w:val="24"/>
            <w:szCs w:val="24"/>
          </w:rPr>
          <w:fldChar w:fldCharType="begin"/>
        </w:r>
        <w:r w:rsidRPr="009A0A02">
          <w:rPr>
            <w:rFonts w:ascii="Times New Roman" w:hAnsi="Times New Roman" w:cs="Times New Roman"/>
            <w:noProof/>
            <w:webHidden/>
            <w:sz w:val="24"/>
            <w:szCs w:val="24"/>
          </w:rPr>
          <w:instrText xml:space="preserve"> PAGEREF _Toc202527047 \h </w:instrText>
        </w:r>
        <w:r w:rsidRPr="009A0A02">
          <w:rPr>
            <w:rFonts w:ascii="Times New Roman" w:hAnsi="Times New Roman" w:cs="Times New Roman"/>
            <w:noProof/>
            <w:webHidden/>
            <w:sz w:val="24"/>
            <w:szCs w:val="24"/>
          </w:rPr>
        </w:r>
        <w:r w:rsidRPr="009A0A02">
          <w:rPr>
            <w:rFonts w:ascii="Times New Roman" w:hAnsi="Times New Roman" w:cs="Times New Roman"/>
            <w:noProof/>
            <w:webHidden/>
            <w:sz w:val="24"/>
            <w:szCs w:val="24"/>
          </w:rPr>
          <w:fldChar w:fldCharType="separate"/>
        </w:r>
        <w:r w:rsidRPr="009A0A02">
          <w:rPr>
            <w:rFonts w:ascii="Times New Roman" w:hAnsi="Times New Roman" w:cs="Times New Roman"/>
            <w:noProof/>
            <w:webHidden/>
            <w:sz w:val="24"/>
            <w:szCs w:val="24"/>
          </w:rPr>
          <w:t>32</w:t>
        </w:r>
        <w:r w:rsidRPr="009A0A02">
          <w:rPr>
            <w:rFonts w:ascii="Times New Roman" w:hAnsi="Times New Roman" w:cs="Times New Roman"/>
            <w:noProof/>
            <w:webHidden/>
            <w:sz w:val="24"/>
            <w:szCs w:val="24"/>
          </w:rPr>
          <w:fldChar w:fldCharType="end"/>
        </w:r>
      </w:hyperlink>
    </w:p>
    <w:p w14:paraId="386276E5" w14:textId="7A6E7789" w:rsidR="009A0A02" w:rsidRPr="009A0A02" w:rsidRDefault="009A0A02" w:rsidP="009A0A02">
      <w:pPr>
        <w:pStyle w:val="TableofFigures"/>
        <w:tabs>
          <w:tab w:val="right" w:leader="dot" w:pos="8296"/>
        </w:tabs>
        <w:spacing w:line="360" w:lineRule="auto"/>
        <w:jc w:val="both"/>
        <w:rPr>
          <w:rFonts w:ascii="Times New Roman" w:hAnsi="Times New Roman" w:cs="Times New Roman"/>
          <w:noProof/>
          <w:sz w:val="24"/>
          <w:szCs w:val="24"/>
        </w:rPr>
      </w:pPr>
      <w:hyperlink w:anchor="_Toc202527048" w:history="1">
        <w:r w:rsidRPr="009A0A02">
          <w:rPr>
            <w:rStyle w:val="Hyperlink"/>
            <w:rFonts w:ascii="Times New Roman" w:hAnsi="Times New Roman" w:cs="Times New Roman"/>
            <w:noProof/>
            <w:sz w:val="24"/>
            <w:szCs w:val="24"/>
          </w:rPr>
          <w:t>Table 9: How frequently does the board of directors evaluate company performance?</w:t>
        </w:r>
        <w:r w:rsidRPr="009A0A02">
          <w:rPr>
            <w:rFonts w:ascii="Times New Roman" w:hAnsi="Times New Roman" w:cs="Times New Roman"/>
            <w:noProof/>
            <w:webHidden/>
            <w:sz w:val="24"/>
            <w:szCs w:val="24"/>
          </w:rPr>
          <w:tab/>
        </w:r>
        <w:r w:rsidRPr="009A0A02">
          <w:rPr>
            <w:rFonts w:ascii="Times New Roman" w:hAnsi="Times New Roman" w:cs="Times New Roman"/>
            <w:noProof/>
            <w:webHidden/>
            <w:sz w:val="24"/>
            <w:szCs w:val="24"/>
          </w:rPr>
          <w:fldChar w:fldCharType="begin"/>
        </w:r>
        <w:r w:rsidRPr="009A0A02">
          <w:rPr>
            <w:rFonts w:ascii="Times New Roman" w:hAnsi="Times New Roman" w:cs="Times New Roman"/>
            <w:noProof/>
            <w:webHidden/>
            <w:sz w:val="24"/>
            <w:szCs w:val="24"/>
          </w:rPr>
          <w:instrText xml:space="preserve"> PAGEREF _Toc202527048 \h </w:instrText>
        </w:r>
        <w:r w:rsidRPr="009A0A02">
          <w:rPr>
            <w:rFonts w:ascii="Times New Roman" w:hAnsi="Times New Roman" w:cs="Times New Roman"/>
            <w:noProof/>
            <w:webHidden/>
            <w:sz w:val="24"/>
            <w:szCs w:val="24"/>
          </w:rPr>
        </w:r>
        <w:r w:rsidRPr="009A0A02">
          <w:rPr>
            <w:rFonts w:ascii="Times New Roman" w:hAnsi="Times New Roman" w:cs="Times New Roman"/>
            <w:noProof/>
            <w:webHidden/>
            <w:sz w:val="24"/>
            <w:szCs w:val="24"/>
          </w:rPr>
          <w:fldChar w:fldCharType="separate"/>
        </w:r>
        <w:r w:rsidRPr="009A0A02">
          <w:rPr>
            <w:rFonts w:ascii="Times New Roman" w:hAnsi="Times New Roman" w:cs="Times New Roman"/>
            <w:noProof/>
            <w:webHidden/>
            <w:sz w:val="24"/>
            <w:szCs w:val="24"/>
          </w:rPr>
          <w:t>33</w:t>
        </w:r>
        <w:r w:rsidRPr="009A0A02">
          <w:rPr>
            <w:rFonts w:ascii="Times New Roman" w:hAnsi="Times New Roman" w:cs="Times New Roman"/>
            <w:noProof/>
            <w:webHidden/>
            <w:sz w:val="24"/>
            <w:szCs w:val="24"/>
          </w:rPr>
          <w:fldChar w:fldCharType="end"/>
        </w:r>
      </w:hyperlink>
    </w:p>
    <w:p w14:paraId="34781372" w14:textId="684B58D7" w:rsidR="009A0A02" w:rsidRPr="009A0A02" w:rsidRDefault="009A0A02" w:rsidP="009A0A02">
      <w:pPr>
        <w:pStyle w:val="TableofFigures"/>
        <w:tabs>
          <w:tab w:val="right" w:leader="dot" w:pos="8296"/>
        </w:tabs>
        <w:spacing w:line="360" w:lineRule="auto"/>
        <w:jc w:val="both"/>
        <w:rPr>
          <w:rFonts w:ascii="Times New Roman" w:hAnsi="Times New Roman" w:cs="Times New Roman"/>
          <w:noProof/>
          <w:sz w:val="24"/>
          <w:szCs w:val="24"/>
        </w:rPr>
      </w:pPr>
      <w:hyperlink w:anchor="_Toc202527049" w:history="1">
        <w:r w:rsidRPr="009A0A02">
          <w:rPr>
            <w:rStyle w:val="Hyperlink"/>
            <w:rFonts w:ascii="Times New Roman" w:hAnsi="Times New Roman" w:cs="Times New Roman"/>
            <w:noProof/>
            <w:sz w:val="24"/>
            <w:szCs w:val="24"/>
          </w:rPr>
          <w:t>Table 10: Perceived Impact of Corporate Governance on Profitability</w:t>
        </w:r>
        <w:r w:rsidRPr="009A0A02">
          <w:rPr>
            <w:rFonts w:ascii="Times New Roman" w:hAnsi="Times New Roman" w:cs="Times New Roman"/>
            <w:noProof/>
            <w:webHidden/>
            <w:sz w:val="24"/>
            <w:szCs w:val="24"/>
          </w:rPr>
          <w:tab/>
        </w:r>
        <w:r w:rsidRPr="009A0A02">
          <w:rPr>
            <w:rFonts w:ascii="Times New Roman" w:hAnsi="Times New Roman" w:cs="Times New Roman"/>
            <w:noProof/>
            <w:webHidden/>
            <w:sz w:val="24"/>
            <w:szCs w:val="24"/>
          </w:rPr>
          <w:fldChar w:fldCharType="begin"/>
        </w:r>
        <w:r w:rsidRPr="009A0A02">
          <w:rPr>
            <w:rFonts w:ascii="Times New Roman" w:hAnsi="Times New Roman" w:cs="Times New Roman"/>
            <w:noProof/>
            <w:webHidden/>
            <w:sz w:val="24"/>
            <w:szCs w:val="24"/>
          </w:rPr>
          <w:instrText xml:space="preserve"> PAGEREF _Toc202527049 \h </w:instrText>
        </w:r>
        <w:r w:rsidRPr="009A0A02">
          <w:rPr>
            <w:rFonts w:ascii="Times New Roman" w:hAnsi="Times New Roman" w:cs="Times New Roman"/>
            <w:noProof/>
            <w:webHidden/>
            <w:sz w:val="24"/>
            <w:szCs w:val="24"/>
          </w:rPr>
        </w:r>
        <w:r w:rsidRPr="009A0A02">
          <w:rPr>
            <w:rFonts w:ascii="Times New Roman" w:hAnsi="Times New Roman" w:cs="Times New Roman"/>
            <w:noProof/>
            <w:webHidden/>
            <w:sz w:val="24"/>
            <w:szCs w:val="24"/>
          </w:rPr>
          <w:fldChar w:fldCharType="separate"/>
        </w:r>
        <w:r w:rsidRPr="009A0A02">
          <w:rPr>
            <w:rFonts w:ascii="Times New Roman" w:hAnsi="Times New Roman" w:cs="Times New Roman"/>
            <w:noProof/>
            <w:webHidden/>
            <w:sz w:val="24"/>
            <w:szCs w:val="24"/>
          </w:rPr>
          <w:t>33</w:t>
        </w:r>
        <w:r w:rsidRPr="009A0A02">
          <w:rPr>
            <w:rFonts w:ascii="Times New Roman" w:hAnsi="Times New Roman" w:cs="Times New Roman"/>
            <w:noProof/>
            <w:webHidden/>
            <w:sz w:val="24"/>
            <w:szCs w:val="24"/>
          </w:rPr>
          <w:fldChar w:fldCharType="end"/>
        </w:r>
      </w:hyperlink>
    </w:p>
    <w:p w14:paraId="1A84221B" w14:textId="7D8ED799" w:rsidR="00BB7445" w:rsidRPr="009A0A02" w:rsidRDefault="009A0A02" w:rsidP="009A0A02">
      <w:pPr>
        <w:spacing w:line="360" w:lineRule="auto"/>
        <w:jc w:val="both"/>
        <w:rPr>
          <w:rFonts w:ascii="Times New Roman" w:hAnsi="Times New Roman" w:cs="Times New Roman"/>
          <w:sz w:val="24"/>
          <w:szCs w:val="24"/>
        </w:rPr>
      </w:pPr>
      <w:r w:rsidRPr="009A0A02">
        <w:rPr>
          <w:rFonts w:ascii="Times New Roman" w:hAnsi="Times New Roman" w:cs="Times New Roman"/>
          <w:sz w:val="24"/>
          <w:szCs w:val="24"/>
        </w:rPr>
        <w:fldChar w:fldCharType="end"/>
      </w:r>
      <w:r w:rsidR="00BB7445" w:rsidRPr="009A0A02">
        <w:rPr>
          <w:rFonts w:ascii="Times New Roman" w:hAnsi="Times New Roman" w:cs="Times New Roman"/>
          <w:sz w:val="24"/>
          <w:szCs w:val="24"/>
        </w:rPr>
        <w:br w:type="page"/>
      </w:r>
    </w:p>
    <w:p w14:paraId="6FCF852E" w14:textId="77777777" w:rsidR="00BB7445" w:rsidRPr="003822B9" w:rsidRDefault="00BB7445" w:rsidP="003822B9">
      <w:pPr>
        <w:pStyle w:val="Heading1"/>
        <w:rPr>
          <w:rFonts w:ascii="Times New Roman" w:hAnsi="Times New Roman" w:cs="Times New Roman"/>
        </w:rPr>
      </w:pPr>
      <w:bookmarkStart w:id="11" w:name="_Toc202527922"/>
      <w:r w:rsidRPr="003822B9">
        <w:rPr>
          <w:rFonts w:ascii="Times New Roman" w:hAnsi="Times New Roman" w:cs="Times New Roman"/>
        </w:rPr>
        <w:lastRenderedPageBreak/>
        <w:t>LIST OF APPENDICES</w:t>
      </w:r>
      <w:bookmarkEnd w:id="11"/>
    </w:p>
    <w:p w14:paraId="74B6C55E" w14:textId="77777777" w:rsidR="00CA04D5" w:rsidRDefault="00CA04D5" w:rsidP="00CA04D5">
      <w:pPr>
        <w:tabs>
          <w:tab w:val="right" w:leader="dot" w:pos="9475"/>
        </w:tabs>
        <w:spacing w:after="100" w:line="360" w:lineRule="auto"/>
        <w:jc w:val="both"/>
        <w:rPr>
          <w:rFonts w:ascii="Times New Roman" w:eastAsia="SimSun" w:hAnsi="Times New Roman" w:cs="Times New Roman"/>
          <w:bCs/>
          <w:color w:val="000000"/>
          <w:sz w:val="24"/>
          <w:szCs w:val="24"/>
          <w:lang w:eastAsia="en-US"/>
        </w:rPr>
      </w:pPr>
      <w:r>
        <w:rPr>
          <w:rFonts w:ascii="Times New Roman" w:eastAsia="SimSun" w:hAnsi="Times New Roman" w:cs="Times New Roman"/>
          <w:bCs/>
          <w:color w:val="000000"/>
          <w:sz w:val="24"/>
          <w:szCs w:val="24"/>
          <w:lang w:eastAsia="en-US"/>
        </w:rPr>
        <w:fldChar w:fldCharType="begin"/>
      </w:r>
      <w:r>
        <w:rPr>
          <w:rFonts w:ascii="Times New Roman" w:eastAsia="SimSun" w:hAnsi="Times New Roman" w:cs="Times New Roman"/>
          <w:bCs/>
          <w:color w:val="000000"/>
          <w:sz w:val="24"/>
          <w:szCs w:val="24"/>
          <w:lang w:eastAsia="en-US"/>
        </w:rPr>
        <w:instrText xml:space="preserve">TOC \o "1-1" \h \u </w:instrText>
      </w:r>
      <w:r>
        <w:rPr>
          <w:rFonts w:ascii="Times New Roman" w:eastAsia="SimSun" w:hAnsi="Times New Roman" w:cs="Times New Roman"/>
          <w:bCs/>
          <w:color w:val="000000"/>
          <w:sz w:val="24"/>
          <w:szCs w:val="24"/>
          <w:lang w:eastAsia="en-US"/>
        </w:rPr>
        <w:fldChar w:fldCharType="separate"/>
      </w:r>
    </w:p>
    <w:p w14:paraId="22BE9F30" w14:textId="0B09D93F" w:rsidR="00CA04D5" w:rsidRDefault="00CA04D5" w:rsidP="00CA04D5">
      <w:pPr>
        <w:rPr>
          <w:lang w:eastAsia="en-US"/>
        </w:rPr>
      </w:pPr>
      <w:hyperlink w:anchor="_Toc27276" w:history="1">
        <w:r>
          <w:rPr>
            <w:lang w:eastAsia="en-US"/>
          </w:rPr>
          <w:t>Appendices A:</w:t>
        </w:r>
        <w:r w:rsidRPr="00CA04D5">
          <w:rPr>
            <w:rFonts w:ascii="Times New Roman" w:hAnsi="Times New Roman" w:cs="Times New Roman"/>
            <w:sz w:val="24"/>
            <w:szCs w:val="24"/>
            <w:lang w:eastAsia="en-US"/>
          </w:rPr>
          <w:t xml:space="preserve">  Questionnaires :</w:t>
        </w:r>
        <w:r w:rsidRPr="00CA04D5">
          <w:rPr>
            <w:rFonts w:ascii="Times New Roman" w:hAnsi="Times New Roman" w:cs="Times New Roman"/>
            <w:sz w:val="24"/>
            <w:szCs w:val="24"/>
            <w:lang w:eastAsia="en-US"/>
          </w:rPr>
          <w:tab/>
        </w:r>
      </w:hyperlink>
      <w:r>
        <w:rPr>
          <w:lang w:eastAsia="en-US"/>
        </w:rPr>
        <w:t>……………………………………………………………………………………………………………………</w:t>
      </w:r>
    </w:p>
    <w:p w14:paraId="2D28FB21" w14:textId="77777777" w:rsidR="00CA04D5" w:rsidRDefault="00CA04D5" w:rsidP="00CA04D5">
      <w:pPr>
        <w:tabs>
          <w:tab w:val="right" w:leader="dot" w:pos="9475"/>
        </w:tabs>
        <w:spacing w:after="100" w:line="360" w:lineRule="auto"/>
        <w:ind w:left="-90" w:firstLine="90"/>
        <w:jc w:val="both"/>
        <w:rPr>
          <w:rFonts w:ascii="Times New Roman" w:hAnsi="Times New Roman" w:cs="Times New Roman"/>
          <w:color w:val="000000"/>
          <w:sz w:val="24"/>
          <w:szCs w:val="24"/>
        </w:rPr>
      </w:pPr>
      <w:hyperlink w:anchor="_Toc134" w:history="1">
        <w:r>
          <w:rPr>
            <w:rFonts w:ascii="Times New Roman" w:eastAsia="SimSun" w:hAnsi="Times New Roman" w:cs="Times New Roman"/>
            <w:bCs/>
            <w:color w:val="000000"/>
            <w:sz w:val="24"/>
            <w:szCs w:val="24"/>
            <w:lang w:eastAsia="en-US"/>
          </w:rPr>
          <w:t xml:space="preserve">Appendices B : </w:t>
        </w:r>
        <w:r>
          <w:rPr>
            <w:rFonts w:ascii="Times New Roman" w:eastAsia="SimSun" w:hAnsi="Times New Roman" w:cs="Times New Roman"/>
            <w:color w:val="000000"/>
            <w:sz w:val="24"/>
            <w:szCs w:val="24"/>
            <w:lang w:eastAsia="en-US"/>
          </w:rPr>
          <w:t>A letters allow me to correct data</w:t>
        </w:r>
        <w:r>
          <w:rPr>
            <w:rFonts w:ascii="Times New Roman" w:eastAsia="SimSun" w:hAnsi="Times New Roman" w:cs="Times New Roman"/>
            <w:bCs/>
            <w:color w:val="000000"/>
            <w:sz w:val="24"/>
            <w:szCs w:val="24"/>
            <w:lang w:eastAsia="en-US"/>
          </w:rPr>
          <w:tab/>
        </w:r>
        <w:r>
          <w:rPr>
            <w:rFonts w:ascii="Times New Roman" w:eastAsia="SimSun" w:hAnsi="Times New Roman" w:cs="Times New Roman"/>
            <w:bCs/>
            <w:color w:val="000000"/>
            <w:sz w:val="24"/>
            <w:szCs w:val="24"/>
            <w:lang w:eastAsia="en-US"/>
          </w:rPr>
          <w:fldChar w:fldCharType="begin"/>
        </w:r>
        <w:r>
          <w:rPr>
            <w:rFonts w:ascii="Times New Roman" w:eastAsia="SimSun" w:hAnsi="Times New Roman" w:cs="Times New Roman"/>
            <w:bCs/>
            <w:color w:val="000000"/>
            <w:sz w:val="24"/>
            <w:szCs w:val="24"/>
            <w:lang w:eastAsia="en-US"/>
          </w:rPr>
          <w:instrText xml:space="preserve"> PAGEREF _Toc134 \h </w:instrText>
        </w:r>
        <w:r>
          <w:rPr>
            <w:rFonts w:ascii="Times New Roman" w:eastAsia="SimSun" w:hAnsi="Times New Roman" w:cs="Times New Roman"/>
            <w:bCs/>
            <w:color w:val="000000"/>
            <w:sz w:val="24"/>
            <w:szCs w:val="24"/>
            <w:lang w:eastAsia="en-US"/>
          </w:rPr>
        </w:r>
        <w:r>
          <w:rPr>
            <w:rFonts w:ascii="Times New Roman" w:eastAsia="SimSun" w:hAnsi="Times New Roman" w:cs="Times New Roman"/>
            <w:bCs/>
            <w:color w:val="000000"/>
            <w:sz w:val="24"/>
            <w:szCs w:val="24"/>
            <w:lang w:eastAsia="en-US"/>
          </w:rPr>
          <w:fldChar w:fldCharType="separate"/>
        </w:r>
        <w:r>
          <w:rPr>
            <w:rFonts w:ascii="Times New Roman" w:eastAsia="SimSun" w:hAnsi="Times New Roman" w:cs="Times New Roman"/>
            <w:bCs/>
            <w:color w:val="000000"/>
            <w:sz w:val="24"/>
            <w:szCs w:val="24"/>
            <w:lang w:eastAsia="en-US"/>
          </w:rPr>
          <w:t>h</w:t>
        </w:r>
        <w:r>
          <w:rPr>
            <w:rFonts w:ascii="Times New Roman" w:eastAsia="SimSun" w:hAnsi="Times New Roman" w:cs="Times New Roman"/>
            <w:bCs/>
            <w:color w:val="000000"/>
            <w:sz w:val="24"/>
            <w:szCs w:val="24"/>
            <w:lang w:eastAsia="en-US"/>
          </w:rPr>
          <w:fldChar w:fldCharType="end"/>
        </w:r>
      </w:hyperlink>
      <w:r>
        <w:rPr>
          <w:rFonts w:ascii="Times New Roman" w:hAnsi="Times New Roman" w:cs="Times New Roman"/>
          <w:color w:val="000000"/>
          <w:sz w:val="24"/>
          <w:szCs w:val="24"/>
        </w:rPr>
        <w:fldChar w:fldCharType="end"/>
      </w:r>
    </w:p>
    <w:p w14:paraId="0D812860" w14:textId="77777777" w:rsidR="00CA04D5" w:rsidRDefault="00CA04D5" w:rsidP="00CA04D5">
      <w:pPr>
        <w:tabs>
          <w:tab w:val="right" w:leader="dot" w:pos="9475"/>
        </w:tabs>
        <w:spacing w:after="100" w:line="360" w:lineRule="auto"/>
        <w:ind w:left="-90" w:firstLine="90"/>
        <w:jc w:val="both"/>
        <w:rPr>
          <w:rFonts w:ascii="Times New Roman" w:hAnsi="Times New Roman" w:cs="Times New Roman"/>
          <w:color w:val="000000"/>
          <w:sz w:val="24"/>
          <w:szCs w:val="24"/>
        </w:rPr>
      </w:pPr>
    </w:p>
    <w:p w14:paraId="47E90010" w14:textId="77777777" w:rsidR="00CA04D5" w:rsidRDefault="00CA04D5" w:rsidP="00CA04D5">
      <w:pPr>
        <w:tabs>
          <w:tab w:val="right" w:leader="dot" w:pos="9475"/>
        </w:tabs>
        <w:spacing w:after="100" w:line="360" w:lineRule="auto"/>
        <w:ind w:left="-90" w:firstLine="90"/>
        <w:jc w:val="both"/>
        <w:rPr>
          <w:rFonts w:ascii="Times New Roman" w:hAnsi="Times New Roman" w:cs="Times New Roman"/>
          <w:color w:val="000000"/>
          <w:sz w:val="24"/>
          <w:szCs w:val="24"/>
        </w:rPr>
      </w:pPr>
    </w:p>
    <w:p w14:paraId="2EAFD332" w14:textId="77777777" w:rsidR="00CA04D5" w:rsidRDefault="00CA04D5" w:rsidP="00CA04D5">
      <w:pPr>
        <w:tabs>
          <w:tab w:val="right" w:leader="dot" w:pos="9475"/>
        </w:tabs>
        <w:spacing w:after="100" w:line="360" w:lineRule="auto"/>
        <w:ind w:left="-90" w:firstLine="90"/>
        <w:jc w:val="both"/>
        <w:rPr>
          <w:rFonts w:ascii="Times New Roman" w:hAnsi="Times New Roman" w:cs="Times New Roman"/>
          <w:color w:val="000000"/>
          <w:sz w:val="24"/>
          <w:szCs w:val="24"/>
        </w:rPr>
      </w:pPr>
    </w:p>
    <w:p w14:paraId="55D9AEA3" w14:textId="77777777" w:rsidR="00CA04D5" w:rsidRDefault="00CA04D5" w:rsidP="00CA04D5">
      <w:pPr>
        <w:tabs>
          <w:tab w:val="right" w:leader="dot" w:pos="9475"/>
        </w:tabs>
        <w:spacing w:after="100" w:line="360" w:lineRule="auto"/>
        <w:ind w:left="-90" w:firstLine="90"/>
        <w:jc w:val="both"/>
        <w:rPr>
          <w:rFonts w:ascii="Times New Roman" w:hAnsi="Times New Roman" w:cs="Times New Roman"/>
          <w:color w:val="000000"/>
          <w:sz w:val="24"/>
          <w:szCs w:val="24"/>
        </w:rPr>
      </w:pPr>
    </w:p>
    <w:p w14:paraId="6EA5FDB7" w14:textId="77777777" w:rsidR="00CA04D5" w:rsidRDefault="00CA04D5" w:rsidP="00CA04D5">
      <w:pPr>
        <w:tabs>
          <w:tab w:val="right" w:leader="dot" w:pos="9475"/>
        </w:tabs>
        <w:spacing w:after="100" w:line="360" w:lineRule="auto"/>
        <w:ind w:left="-90" w:firstLine="90"/>
        <w:jc w:val="both"/>
        <w:rPr>
          <w:rFonts w:ascii="Times New Roman" w:hAnsi="Times New Roman" w:cs="Times New Roman"/>
          <w:color w:val="000000"/>
          <w:sz w:val="24"/>
          <w:szCs w:val="24"/>
        </w:rPr>
      </w:pPr>
    </w:p>
    <w:p w14:paraId="05EDA79E" w14:textId="77777777" w:rsidR="00CA04D5" w:rsidRDefault="00CA04D5" w:rsidP="00CA04D5">
      <w:pPr>
        <w:tabs>
          <w:tab w:val="right" w:leader="dot" w:pos="9475"/>
        </w:tabs>
        <w:spacing w:after="100" w:line="360" w:lineRule="auto"/>
        <w:ind w:left="-90" w:firstLine="90"/>
        <w:jc w:val="both"/>
        <w:rPr>
          <w:rFonts w:ascii="Times New Roman" w:hAnsi="Times New Roman" w:cs="Times New Roman"/>
          <w:color w:val="000000"/>
          <w:sz w:val="24"/>
          <w:szCs w:val="24"/>
        </w:rPr>
        <w:sectPr w:rsidR="00CA04D5" w:rsidSect="00CA04D5">
          <w:footerReference w:type="default" r:id="rId14"/>
          <w:pgSz w:w="11907" w:h="16839"/>
          <w:pgMar w:top="1728" w:right="1152" w:bottom="1440" w:left="1728" w:header="720" w:footer="288" w:gutter="0"/>
          <w:pgNumType w:fmt="lowerRoman" w:start="1"/>
          <w:cols w:space="720"/>
          <w:docGrid w:linePitch="326"/>
        </w:sectPr>
      </w:pPr>
    </w:p>
    <w:p w14:paraId="0D8C3E93" w14:textId="4514F322" w:rsidR="00BB7445" w:rsidRPr="003822B9" w:rsidRDefault="003822B9" w:rsidP="00CA04D5">
      <w:pPr>
        <w:pStyle w:val="Heading1"/>
        <w:ind w:left="0"/>
        <w:rPr>
          <w:rFonts w:ascii="Times New Roman" w:hAnsi="Times New Roman" w:cs="Times New Roman"/>
        </w:rPr>
      </w:pPr>
      <w:r>
        <w:rPr>
          <w:rFonts w:ascii="Times New Roman" w:hAnsi="Times New Roman" w:cs="Times New Roman"/>
        </w:rPr>
        <w:lastRenderedPageBreak/>
        <w:t xml:space="preserve">                 </w:t>
      </w:r>
      <w:bookmarkStart w:id="12" w:name="_Toc202527923"/>
      <w:r w:rsidR="00BB7445" w:rsidRPr="003822B9">
        <w:rPr>
          <w:rFonts w:ascii="Times New Roman" w:hAnsi="Times New Roman" w:cs="Times New Roman"/>
        </w:rPr>
        <w:t>LIST OF ABBREVIATIONS</w:t>
      </w:r>
      <w:bookmarkEnd w:id="12"/>
    </w:p>
    <w:p w14:paraId="00B59159" w14:textId="77777777" w:rsidR="003822B9" w:rsidRDefault="003822B9" w:rsidP="001748C4">
      <w:pPr>
        <w:spacing w:line="360" w:lineRule="auto"/>
        <w:jc w:val="both"/>
        <w:rPr>
          <w:rFonts w:ascii="Times New Roman" w:hAnsi="Times New Roman" w:cs="Times New Roman"/>
          <w:b/>
          <w:bCs/>
          <w:sz w:val="24"/>
          <w:szCs w:val="24"/>
        </w:rPr>
      </w:pPr>
    </w:p>
    <w:p w14:paraId="584946F2" w14:textId="7E40381C" w:rsidR="00BB7445" w:rsidRPr="001748C4" w:rsidRDefault="00BB7445" w:rsidP="003822B9">
      <w:pPr>
        <w:spacing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 xml:space="preserve">INES: </w:t>
      </w:r>
      <w:r w:rsidRPr="001748C4">
        <w:rPr>
          <w:rFonts w:ascii="Times New Roman" w:eastAsia="Times New Roman" w:hAnsi="Times New Roman" w:cs="Times New Roman"/>
          <w:bCs/>
          <w:color w:val="000000"/>
          <w:sz w:val="24"/>
          <w:szCs w:val="24"/>
        </w:rPr>
        <w:t>INSTITUT D’ENSEIGNEMENT SUPÉRIEUR</w:t>
      </w:r>
    </w:p>
    <w:p w14:paraId="0E339EF0" w14:textId="77777777" w:rsidR="00BB7445" w:rsidRPr="001748C4" w:rsidRDefault="00BB7445" w:rsidP="003822B9">
      <w:pPr>
        <w:spacing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SONARWA:</w:t>
      </w:r>
      <w:r w:rsidRPr="001748C4">
        <w:rPr>
          <w:rFonts w:ascii="Times New Roman" w:hAnsi="Times New Roman" w:cs="Times New Roman"/>
          <w:sz w:val="24"/>
          <w:szCs w:val="24"/>
        </w:rPr>
        <w:t xml:space="preserve"> Société Nationale d’Assurances du Rwanda</w:t>
      </w:r>
    </w:p>
    <w:p w14:paraId="6D651BAD" w14:textId="77777777" w:rsidR="00BB7445" w:rsidRPr="001748C4" w:rsidRDefault="00BB7445" w:rsidP="003822B9">
      <w:pPr>
        <w:spacing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IAIS</w:t>
      </w:r>
      <w:r w:rsidRPr="001748C4">
        <w:rPr>
          <w:rFonts w:ascii="Times New Roman" w:hAnsi="Times New Roman" w:cs="Times New Roman"/>
          <w:sz w:val="24"/>
          <w:szCs w:val="24"/>
        </w:rPr>
        <w:t xml:space="preserve">: Regulatory bodies such as the International Association of Insurance Supervisors </w:t>
      </w:r>
    </w:p>
    <w:p w14:paraId="5AE3A86B" w14:textId="59F1EECF" w:rsidR="00BB7445" w:rsidRPr="003E5BA1" w:rsidRDefault="00BB7445" w:rsidP="003822B9">
      <w:pPr>
        <w:spacing w:line="360" w:lineRule="auto"/>
        <w:jc w:val="both"/>
        <w:rPr>
          <w:rFonts w:ascii="Times New Roman" w:hAnsi="Times New Roman" w:cs="Times New Roman"/>
          <w:sz w:val="24"/>
          <w:szCs w:val="24"/>
        </w:rPr>
      </w:pPr>
      <w:r w:rsidRPr="001748C4">
        <w:rPr>
          <w:rFonts w:ascii="Times New Roman" w:hAnsi="Times New Roman" w:cs="Times New Roman"/>
          <w:b/>
          <w:bCs/>
          <w:sz w:val="24"/>
          <w:szCs w:val="24"/>
        </w:rPr>
        <w:t>AIG:</w:t>
      </w:r>
      <w:r w:rsidR="00413EF8" w:rsidRPr="003E5BA1">
        <w:rPr>
          <w:rFonts w:ascii="Times New Roman" w:hAnsi="Times New Roman" w:cs="Times New Roman"/>
          <w:sz w:val="24"/>
          <w:szCs w:val="24"/>
        </w:rPr>
        <w:t xml:space="preserve"> American International Group</w:t>
      </w:r>
    </w:p>
    <w:p w14:paraId="6AC0F25A" w14:textId="77777777" w:rsidR="00BB7445" w:rsidRPr="001748C4" w:rsidRDefault="00BB7445" w:rsidP="003822B9">
      <w:pPr>
        <w:spacing w:line="360" w:lineRule="auto"/>
        <w:jc w:val="both"/>
        <w:rPr>
          <w:rFonts w:ascii="Times New Roman" w:hAnsi="Times New Roman" w:cs="Times New Roman"/>
          <w:sz w:val="24"/>
          <w:szCs w:val="24"/>
        </w:rPr>
      </w:pPr>
      <w:r w:rsidRPr="001748C4">
        <w:rPr>
          <w:rFonts w:ascii="Times New Roman" w:hAnsi="Times New Roman" w:cs="Times New Roman"/>
          <w:b/>
          <w:bCs/>
          <w:sz w:val="24"/>
          <w:szCs w:val="24"/>
        </w:rPr>
        <w:t>EAC:</w:t>
      </w:r>
      <w:r w:rsidRPr="001748C4">
        <w:rPr>
          <w:rFonts w:ascii="Times New Roman" w:hAnsi="Times New Roman" w:cs="Times New Roman"/>
          <w:sz w:val="24"/>
          <w:szCs w:val="24"/>
        </w:rPr>
        <w:t xml:space="preserve"> East African Community</w:t>
      </w:r>
    </w:p>
    <w:p w14:paraId="071E4C9A" w14:textId="77777777" w:rsidR="00BB7445" w:rsidRPr="001748C4" w:rsidRDefault="00BB7445" w:rsidP="003822B9">
      <w:pPr>
        <w:spacing w:line="360" w:lineRule="auto"/>
        <w:jc w:val="both"/>
        <w:rPr>
          <w:rFonts w:ascii="Times New Roman" w:hAnsi="Times New Roman" w:cs="Times New Roman"/>
          <w:sz w:val="24"/>
          <w:szCs w:val="24"/>
        </w:rPr>
      </w:pPr>
      <w:r w:rsidRPr="001748C4">
        <w:rPr>
          <w:rFonts w:ascii="Times New Roman" w:hAnsi="Times New Roman" w:cs="Times New Roman"/>
          <w:b/>
          <w:bCs/>
          <w:sz w:val="24"/>
          <w:szCs w:val="24"/>
        </w:rPr>
        <w:t>ROA</w:t>
      </w:r>
      <w:r w:rsidRPr="001748C4">
        <w:rPr>
          <w:rFonts w:ascii="Times New Roman" w:hAnsi="Times New Roman" w:cs="Times New Roman"/>
          <w:sz w:val="24"/>
          <w:szCs w:val="24"/>
        </w:rPr>
        <w:t xml:space="preserve">: Return on Assets </w:t>
      </w:r>
    </w:p>
    <w:p w14:paraId="306D649F" w14:textId="77777777" w:rsidR="00BB7445" w:rsidRPr="001748C4" w:rsidRDefault="00BB7445" w:rsidP="003822B9">
      <w:pPr>
        <w:spacing w:line="360" w:lineRule="auto"/>
        <w:ind w:right="-342"/>
        <w:jc w:val="both"/>
        <w:rPr>
          <w:rFonts w:ascii="Times New Roman" w:hAnsi="Times New Roman" w:cs="Times New Roman"/>
          <w:sz w:val="24"/>
          <w:szCs w:val="24"/>
        </w:rPr>
      </w:pPr>
      <w:r w:rsidRPr="001748C4">
        <w:rPr>
          <w:rFonts w:ascii="Times New Roman" w:hAnsi="Times New Roman" w:cs="Times New Roman"/>
          <w:b/>
          <w:bCs/>
          <w:sz w:val="24"/>
          <w:szCs w:val="24"/>
        </w:rPr>
        <w:t>EM:</w:t>
      </w:r>
      <w:r w:rsidRPr="001748C4">
        <w:rPr>
          <w:rFonts w:ascii="Times New Roman" w:hAnsi="Times New Roman" w:cs="Times New Roman"/>
          <w:sz w:val="24"/>
          <w:szCs w:val="24"/>
        </w:rPr>
        <w:t xml:space="preserve"> Enterprise Management</w:t>
      </w:r>
    </w:p>
    <w:p w14:paraId="4C18F6EC" w14:textId="77777777" w:rsidR="00BB7445" w:rsidRPr="001748C4" w:rsidRDefault="00BB7445" w:rsidP="003822B9">
      <w:pPr>
        <w:spacing w:line="360" w:lineRule="auto"/>
        <w:jc w:val="both"/>
        <w:rPr>
          <w:rFonts w:ascii="Times New Roman" w:hAnsi="Times New Roman" w:cs="Times New Roman"/>
          <w:sz w:val="24"/>
          <w:szCs w:val="24"/>
        </w:rPr>
      </w:pPr>
      <w:r w:rsidRPr="001748C4">
        <w:rPr>
          <w:rFonts w:ascii="Times New Roman" w:hAnsi="Times New Roman" w:cs="Times New Roman"/>
          <w:b/>
          <w:bCs/>
          <w:sz w:val="24"/>
          <w:szCs w:val="24"/>
        </w:rPr>
        <w:t>CSR</w:t>
      </w:r>
      <w:r w:rsidRPr="001748C4">
        <w:rPr>
          <w:rFonts w:ascii="Times New Roman" w:hAnsi="Times New Roman" w:cs="Times New Roman"/>
          <w:sz w:val="24"/>
          <w:szCs w:val="24"/>
        </w:rPr>
        <w:t xml:space="preserve">: corporate social responsibility </w:t>
      </w:r>
    </w:p>
    <w:p w14:paraId="74C59007" w14:textId="77777777" w:rsidR="00BB7445" w:rsidRPr="001748C4" w:rsidRDefault="00BB7445" w:rsidP="003822B9">
      <w:pPr>
        <w:spacing w:line="360" w:lineRule="auto"/>
        <w:jc w:val="both"/>
        <w:rPr>
          <w:rFonts w:ascii="Times New Roman" w:hAnsi="Times New Roman" w:cs="Times New Roman"/>
          <w:sz w:val="24"/>
          <w:szCs w:val="24"/>
        </w:rPr>
      </w:pPr>
      <w:r w:rsidRPr="001748C4">
        <w:rPr>
          <w:rFonts w:ascii="Times New Roman" w:hAnsi="Times New Roman" w:cs="Times New Roman"/>
          <w:b/>
          <w:sz w:val="24"/>
          <w:szCs w:val="24"/>
        </w:rPr>
        <w:t xml:space="preserve"> SPSS:</w:t>
      </w:r>
      <w:r w:rsidRPr="001748C4">
        <w:rPr>
          <w:rFonts w:ascii="Times New Roman" w:hAnsi="Times New Roman" w:cs="Times New Roman"/>
          <w:sz w:val="24"/>
          <w:szCs w:val="24"/>
        </w:rPr>
        <w:t xml:space="preserve"> Statistical Package for Social Sciences</w:t>
      </w:r>
    </w:p>
    <w:p w14:paraId="5A3343A5" w14:textId="77777777" w:rsidR="00BB7445" w:rsidRPr="001748C4" w:rsidRDefault="00BB7445" w:rsidP="001748C4">
      <w:pPr>
        <w:spacing w:line="360" w:lineRule="auto"/>
        <w:jc w:val="both"/>
        <w:rPr>
          <w:rFonts w:ascii="Times New Roman" w:hAnsi="Times New Roman" w:cs="Times New Roman"/>
          <w:b/>
          <w:bCs/>
          <w:sz w:val="24"/>
          <w:szCs w:val="24"/>
        </w:rPr>
      </w:pPr>
    </w:p>
    <w:p w14:paraId="6AC0EDD0" w14:textId="5A1D2BF1" w:rsidR="00D01DFA" w:rsidRPr="003E5BA1" w:rsidRDefault="00D01DFA" w:rsidP="003E5BA1">
      <w:pPr>
        <w:spacing w:line="360" w:lineRule="auto"/>
        <w:jc w:val="both"/>
        <w:rPr>
          <w:rFonts w:ascii="Times New Roman" w:hAnsi="Times New Roman" w:cs="Times New Roman"/>
          <w:sz w:val="24"/>
          <w:szCs w:val="24"/>
        </w:rPr>
        <w:sectPr w:rsidR="00D01DFA" w:rsidRPr="003E5BA1" w:rsidSect="003E5BA1">
          <w:footerReference w:type="default" r:id="rId15"/>
          <w:pgSz w:w="11906" w:h="16838" w:code="9"/>
          <w:pgMar w:top="1440" w:right="1800" w:bottom="1440" w:left="1800" w:header="720" w:footer="720" w:gutter="0"/>
          <w:pgNumType w:fmt="lowerRoman" w:start="1"/>
          <w:cols w:space="720"/>
          <w:docGrid w:linePitch="360"/>
        </w:sectPr>
      </w:pPr>
    </w:p>
    <w:p w14:paraId="668752DF" w14:textId="077E77BD" w:rsidR="006E5701" w:rsidRPr="001748C4" w:rsidRDefault="006E5701" w:rsidP="001748C4">
      <w:pPr>
        <w:spacing w:line="360" w:lineRule="auto"/>
        <w:jc w:val="both"/>
        <w:rPr>
          <w:rFonts w:ascii="Times New Roman" w:hAnsi="Times New Roman" w:cs="Times New Roman"/>
          <w:b/>
          <w:bCs/>
          <w:sz w:val="24"/>
          <w:szCs w:val="24"/>
        </w:rPr>
      </w:pPr>
    </w:p>
    <w:p w14:paraId="43C15173" w14:textId="4B749BE7" w:rsidR="000C00A6" w:rsidRPr="003E5BA1" w:rsidRDefault="00BB7445" w:rsidP="003E5BA1">
      <w:pPr>
        <w:pStyle w:val="Heading1"/>
        <w:spacing w:line="360" w:lineRule="auto"/>
        <w:jc w:val="both"/>
        <w:rPr>
          <w:rFonts w:ascii="Times New Roman" w:hAnsi="Times New Roman" w:cs="Times New Roman"/>
          <w:b w:val="0"/>
          <w:bCs w:val="0"/>
        </w:rPr>
      </w:pPr>
      <w:r w:rsidRPr="003E5BA1">
        <w:rPr>
          <w:rFonts w:ascii="Times New Roman" w:hAnsi="Times New Roman" w:cs="Times New Roman"/>
        </w:rPr>
        <w:t xml:space="preserve">                                  </w:t>
      </w:r>
      <w:bookmarkStart w:id="17" w:name="_Toc202527924"/>
      <w:r w:rsidR="000C00A6" w:rsidRPr="003E5BA1">
        <w:rPr>
          <w:rFonts w:ascii="Times New Roman" w:hAnsi="Times New Roman" w:cs="Times New Roman"/>
        </w:rPr>
        <w:t>CHAPTER 1: GENERAL INTRODUCTION</w:t>
      </w:r>
      <w:bookmarkEnd w:id="17"/>
    </w:p>
    <w:p w14:paraId="6A5E7E92" w14:textId="77777777" w:rsidR="000C00A6" w:rsidRPr="001748C4" w:rsidRDefault="000C00A6"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This chapter entails the background of the study of the role of corporate governance to the profitability of insurance companies, it also presents the readers with problem statement of the current study, research objective, research questions, research hypothesis, significance of the study and scope of the study.</w:t>
      </w:r>
    </w:p>
    <w:p w14:paraId="2E757764" w14:textId="77777777" w:rsidR="000F5568" w:rsidRPr="001748C4" w:rsidRDefault="000F5568" w:rsidP="001748C4">
      <w:pPr>
        <w:spacing w:line="360" w:lineRule="auto"/>
        <w:jc w:val="both"/>
        <w:rPr>
          <w:rFonts w:ascii="Times New Roman" w:hAnsi="Times New Roman" w:cs="Times New Roman"/>
          <w:sz w:val="24"/>
          <w:szCs w:val="24"/>
        </w:rPr>
      </w:pPr>
    </w:p>
    <w:p w14:paraId="462A970F" w14:textId="13A8A4F3" w:rsidR="000C00A6" w:rsidRPr="003E5BA1" w:rsidRDefault="000C00A6">
      <w:pPr>
        <w:pStyle w:val="Heading1"/>
        <w:numPr>
          <w:ilvl w:val="1"/>
          <w:numId w:val="6"/>
        </w:numPr>
        <w:spacing w:line="360" w:lineRule="auto"/>
        <w:jc w:val="both"/>
        <w:rPr>
          <w:rFonts w:ascii="Times New Roman" w:hAnsi="Times New Roman" w:cs="Times New Roman"/>
          <w:b w:val="0"/>
          <w:bCs w:val="0"/>
        </w:rPr>
      </w:pPr>
      <w:bookmarkStart w:id="18" w:name="_Toc202527925"/>
      <w:r w:rsidRPr="003E5BA1">
        <w:rPr>
          <w:rFonts w:ascii="Times New Roman" w:hAnsi="Times New Roman" w:cs="Times New Roman"/>
        </w:rPr>
        <w:t>Background of the study</w:t>
      </w:r>
      <w:bookmarkEnd w:id="18"/>
    </w:p>
    <w:p w14:paraId="6AF1E321" w14:textId="17A254BB" w:rsidR="000C00A6" w:rsidRPr="001748C4" w:rsidRDefault="000C00A6" w:rsidP="001748C4">
      <w:pPr>
        <w:pStyle w:val="ListParagraph"/>
        <w:spacing w:line="360" w:lineRule="auto"/>
        <w:ind w:left="0"/>
        <w:jc w:val="both"/>
        <w:rPr>
          <w:rFonts w:ascii="Times New Roman" w:hAnsi="Times New Roman" w:cs="Times New Roman"/>
          <w:sz w:val="24"/>
          <w:szCs w:val="24"/>
        </w:rPr>
      </w:pPr>
      <w:r w:rsidRPr="001748C4">
        <w:rPr>
          <w:rFonts w:ascii="Times New Roman" w:hAnsi="Times New Roman" w:cs="Times New Roman"/>
          <w:sz w:val="24"/>
          <w:szCs w:val="24"/>
        </w:rPr>
        <w:t>Corporate governance involves structures, policies, and practices that ensure a company is managed in the best interests of its shareholders and stakeholders with transparency, accountability, and fairness</w:t>
      </w:r>
      <w:r w:rsidR="003F0E6E" w:rsidRPr="001748C4">
        <w:rPr>
          <w:rFonts w:ascii="Times New Roman" w:hAnsi="Times New Roman" w:cs="Times New Roman"/>
          <w:noProof/>
          <w:sz w:val="24"/>
          <w:szCs w:val="24"/>
        </w:rPr>
        <w:t xml:space="preserve"> </w:t>
      </w:r>
      <w:r w:rsidR="003C051A" w:rsidRPr="003E5BA1">
        <w:rPr>
          <w:rFonts w:ascii="Times New Roman" w:hAnsi="Times New Roman" w:cs="Times New Roman"/>
          <w:noProof/>
          <w:sz w:val="24"/>
          <w:szCs w:val="24"/>
        </w:rPr>
        <w:t>(Ismail</w:t>
      </w:r>
      <w:r w:rsidR="003C051A" w:rsidRPr="001748C4">
        <w:rPr>
          <w:rFonts w:ascii="Times New Roman" w:hAnsi="Times New Roman" w:cs="Times New Roman"/>
          <w:noProof/>
          <w:sz w:val="24"/>
          <w:szCs w:val="24"/>
        </w:rPr>
        <w:t xml:space="preserve"> </w:t>
      </w:r>
      <w:r w:rsidR="003C051A" w:rsidRPr="003E5BA1">
        <w:rPr>
          <w:rFonts w:ascii="Times New Roman" w:hAnsi="Times New Roman" w:cs="Times New Roman"/>
          <w:noProof/>
          <w:sz w:val="24"/>
          <w:szCs w:val="24"/>
        </w:rPr>
        <w:t>&amp; El-Deeb, 2022)</w:t>
      </w:r>
      <w:r w:rsidR="003C051A" w:rsidRPr="001748C4">
        <w:rPr>
          <w:rFonts w:ascii="Times New Roman" w:hAnsi="Times New Roman" w:cs="Times New Roman"/>
          <w:noProof/>
          <w:sz w:val="24"/>
          <w:szCs w:val="24"/>
        </w:rPr>
        <w:t>.</w:t>
      </w:r>
      <w:r w:rsidRPr="001748C4">
        <w:rPr>
          <w:rFonts w:ascii="Times New Roman" w:hAnsi="Times New Roman" w:cs="Times New Roman"/>
          <w:sz w:val="24"/>
          <w:szCs w:val="24"/>
        </w:rPr>
        <w:t xml:space="preserve"> Corporate governance plays a critical role in driving profitability and ensuring the long-term viability of companies by managing risks, safeguarding stakeholder interests, and adhering to regulations in the insurance industry. This is further emphasized by the fact that corporate governance has a direct relation to financial performance, in a domain where risk management, capital sufficiency, and monetary stability are of prime importance</w:t>
      </w:r>
      <w:r w:rsidR="001C2EF3" w:rsidRPr="001748C4">
        <w:rPr>
          <w:rFonts w:ascii="Times New Roman" w:hAnsi="Times New Roman" w:cs="Times New Roman"/>
          <w:sz w:val="24"/>
          <w:szCs w:val="24"/>
        </w:rPr>
        <w:t xml:space="preserve"> </w:t>
      </w:r>
      <w:r w:rsidR="002348EA" w:rsidRPr="001748C4">
        <w:rPr>
          <w:rFonts w:ascii="Times New Roman" w:hAnsi="Times New Roman" w:cs="Times New Roman"/>
          <w:noProof/>
          <w:sz w:val="24"/>
          <w:szCs w:val="24"/>
        </w:rPr>
        <w:t>(Fahlenbrach</w:t>
      </w:r>
      <w:r w:rsidR="003F0E6E" w:rsidRPr="001748C4">
        <w:rPr>
          <w:rFonts w:ascii="Times New Roman" w:hAnsi="Times New Roman" w:cs="Times New Roman"/>
          <w:noProof/>
          <w:sz w:val="24"/>
          <w:szCs w:val="24"/>
        </w:rPr>
        <w:t xml:space="preserve"> </w:t>
      </w:r>
      <w:r w:rsidR="002348EA" w:rsidRPr="001748C4">
        <w:rPr>
          <w:rFonts w:ascii="Times New Roman" w:hAnsi="Times New Roman" w:cs="Times New Roman"/>
          <w:noProof/>
          <w:sz w:val="24"/>
          <w:szCs w:val="24"/>
        </w:rPr>
        <w:t>&amp; Stulz, 2021)</w:t>
      </w:r>
      <w:r w:rsidR="001C2EF3" w:rsidRPr="001748C4">
        <w:rPr>
          <w:rFonts w:ascii="Times New Roman" w:hAnsi="Times New Roman" w:cs="Times New Roman"/>
          <w:sz w:val="24"/>
          <w:szCs w:val="24"/>
        </w:rPr>
        <w:t xml:space="preserve">. </w:t>
      </w:r>
    </w:p>
    <w:p w14:paraId="5CA34A2B" w14:textId="47F55FA2" w:rsidR="000C00A6" w:rsidRPr="001748C4" w:rsidRDefault="000C00A6"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Recent financial crises from the end of the 20th century to the beginning of the 21st century, including the global financial crisis of 2007-2008, indicated a very high degree of inefficiency and slackness in the corporate governance practices of almost all business sectors, including insurance. Large-scale corporate failures such as AIG highlighted how poor governance could lead to inadequate risk management, regulatory breaches, and eventually financial collapse (Greenspan, 2009). The result has been a growing emphasis on improving governance structures within the insurance industry worldwide. Regulatory bodies such as the International Association of Insurance Supervisors (IAIS) have set forth guidelines to enhance corporate governance in insurance companies, encouraging practices that strengthen transparency, risk management, and accountability </w:t>
      </w:r>
      <w:r w:rsidR="003F0E6E" w:rsidRPr="001748C4">
        <w:rPr>
          <w:rFonts w:ascii="Times New Roman" w:hAnsi="Times New Roman" w:cs="Times New Roman"/>
          <w:noProof/>
          <w:sz w:val="24"/>
          <w:szCs w:val="24"/>
        </w:rPr>
        <w:t>(IAIS, 2021)</w:t>
      </w:r>
      <w:r w:rsidRPr="001748C4">
        <w:rPr>
          <w:rFonts w:ascii="Times New Roman" w:hAnsi="Times New Roman" w:cs="Times New Roman"/>
          <w:sz w:val="24"/>
          <w:szCs w:val="24"/>
        </w:rPr>
        <w:t>. These initiatives aim to boost investor confidence, mitigate risk, and improve the overall profitability of insurance firms.</w:t>
      </w:r>
    </w:p>
    <w:p w14:paraId="7F614416" w14:textId="521C7B1A" w:rsidR="000C00A6" w:rsidRPr="001748C4" w:rsidRDefault="000C00A6"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The insurance industry in Africa has experienced reforms within the last couple of decades, but the corporate governance challenge still lingers. The major problems facing the insurers in the continent include, among others, weak regulatory frameworks, lack of competent personnel on matters of governance, and weak enforcement mechanisms that negatively impact their ability to realize profitability potential fully </w:t>
      </w:r>
      <w:sdt>
        <w:sdtPr>
          <w:rPr>
            <w:rFonts w:ascii="Times New Roman" w:hAnsi="Times New Roman" w:cs="Times New Roman"/>
            <w:sz w:val="24"/>
            <w:szCs w:val="24"/>
          </w:rPr>
          <w:id w:val="541872963"/>
          <w:citation/>
        </w:sdtPr>
        <w:sdtContent>
          <w:r w:rsidR="00FB00FA" w:rsidRPr="001748C4">
            <w:rPr>
              <w:rFonts w:ascii="Times New Roman" w:hAnsi="Times New Roman" w:cs="Times New Roman"/>
              <w:sz w:val="24"/>
              <w:szCs w:val="24"/>
            </w:rPr>
            <w:fldChar w:fldCharType="begin"/>
          </w:r>
          <w:r w:rsidR="00FB00FA" w:rsidRPr="001748C4">
            <w:rPr>
              <w:rFonts w:ascii="Times New Roman" w:hAnsi="Times New Roman" w:cs="Times New Roman"/>
              <w:sz w:val="24"/>
              <w:szCs w:val="24"/>
            </w:rPr>
            <w:instrText xml:space="preserve"> CITATION OEC20 \l 1033 </w:instrText>
          </w:r>
          <w:r w:rsidR="00FB00FA"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(OECD., 2020)</w:t>
          </w:r>
          <w:r w:rsidR="00FB00FA" w:rsidRPr="001748C4">
            <w:rPr>
              <w:rFonts w:ascii="Times New Roman" w:hAnsi="Times New Roman" w:cs="Times New Roman"/>
              <w:sz w:val="24"/>
              <w:szCs w:val="24"/>
            </w:rPr>
            <w:fldChar w:fldCharType="end"/>
          </w:r>
        </w:sdtContent>
      </w:sdt>
      <w:r w:rsidRPr="001748C4">
        <w:rPr>
          <w:rFonts w:ascii="Times New Roman" w:hAnsi="Times New Roman" w:cs="Times New Roman"/>
          <w:sz w:val="24"/>
          <w:szCs w:val="24"/>
        </w:rPr>
        <w:t xml:space="preserve">. Nevertheless, a few countries have taken steps in reform implementation. For example, In South Africa the Financial Sector Regulation Act 2017, created for more stringent arrangement through which supervisory regulation of this </w:t>
      </w:r>
      <w:r w:rsidRPr="001748C4">
        <w:rPr>
          <w:rFonts w:ascii="Times New Roman" w:hAnsi="Times New Roman" w:cs="Times New Roman"/>
          <w:sz w:val="24"/>
          <w:szCs w:val="24"/>
        </w:rPr>
        <w:lastRenderedPageBreak/>
        <w:t xml:space="preserve">financial sector happens emphasizing effective corporate governance in such sector (South African Reserve Bank, 2017). In other African nations, regulatory bodies such as the Nigerian National Insurance Commission (NAICOM) have introduced governance guidelines to enhance transparency and accountability in the sector, thus positioning insurers to better manage risks and improve profitability </w:t>
      </w:r>
      <w:r w:rsidR="003F0E6E" w:rsidRPr="001748C4">
        <w:rPr>
          <w:rFonts w:ascii="Times New Roman" w:hAnsi="Times New Roman" w:cs="Times New Roman"/>
          <w:noProof/>
          <w:sz w:val="24"/>
          <w:szCs w:val="24"/>
        </w:rPr>
        <w:t>(Guo &amp; Zhang, 2022)</w:t>
      </w:r>
      <w:r w:rsidRPr="001748C4">
        <w:rPr>
          <w:rFonts w:ascii="Times New Roman" w:hAnsi="Times New Roman" w:cs="Times New Roman"/>
          <w:sz w:val="24"/>
          <w:szCs w:val="24"/>
        </w:rPr>
        <w:t>.</w:t>
      </w:r>
    </w:p>
    <w:p w14:paraId="517DF27B" w14:textId="7266020A" w:rsidR="000C00A6" w:rsidRPr="001748C4" w:rsidRDefault="000C00A6"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In Eastern Africa, where the insurance market is expanding rapidly, corporate governance has become an area of focus for regulators and policymakers. The insurance penetration in the region is still low; however, the scope for improvement is high. Kenya, Uganda, and Tanzania have been vigorous in establishing governance structures to ensure that the sector remains sustainable. Through the EAC, the body has endeavored to </w:t>
      </w:r>
      <w:r w:rsidR="00FF1D9A" w:rsidRPr="001748C4">
        <w:rPr>
          <w:rFonts w:ascii="Times New Roman" w:hAnsi="Times New Roman" w:cs="Times New Roman"/>
          <w:sz w:val="24"/>
          <w:szCs w:val="24"/>
        </w:rPr>
        <w:t>standardize</w:t>
      </w:r>
      <w:r w:rsidRPr="001748C4">
        <w:rPr>
          <w:rFonts w:ascii="Times New Roman" w:hAnsi="Times New Roman" w:cs="Times New Roman"/>
          <w:sz w:val="24"/>
          <w:szCs w:val="24"/>
        </w:rPr>
        <w:t xml:space="preserve"> regulatory standards, creating a more robust governance framework across its member states (East African Community, 2015). These steps are meant to ensure insurance companies become stronger in risk handling and profitability management. However, limited access to capital, poor transparency, and inconsistent governance remains some of the factors that challenge the realization of the desired objectives. KPMG, 2019</w:t>
      </w:r>
    </w:p>
    <w:p w14:paraId="67CC4780" w14:textId="4757B05A" w:rsidR="000C00A6" w:rsidRPr="001748C4" w:rsidRDefault="000C00A6"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Rwanda, one of Africa's vibrant economies, does not differ. The country's insurance sector is still under development but largely contributes to its economic growth and the financial system. The authority, Rwanda Insurance Regulatory Authority, oversees this industry while ensuring that good governance practices are upheld in the sector. Despite the availability of positive reform and a highly favorable business climate, the industry faces some main challenges: relatively low insurance penetration, market concentration, and increasing demands for professionally qualified professionals and more experienced, professional governance representatives</w:t>
      </w:r>
      <w:r w:rsidR="003F0E6E" w:rsidRPr="001748C4">
        <w:rPr>
          <w:rFonts w:ascii="Times New Roman" w:hAnsi="Times New Roman" w:cs="Times New Roman"/>
          <w:noProof/>
          <w:sz w:val="24"/>
          <w:szCs w:val="24"/>
        </w:rPr>
        <w:t xml:space="preserve"> (Hill &amp; Jones, 2021)</w:t>
      </w:r>
      <w:r w:rsidRPr="001748C4">
        <w:rPr>
          <w:rFonts w:ascii="Times New Roman" w:hAnsi="Times New Roman" w:cs="Times New Roman"/>
          <w:sz w:val="24"/>
          <w:szCs w:val="24"/>
        </w:rPr>
        <w:t>. Research has already indicated that corporates in Rwanda with best-practice corporate governance practices—of which board diversity, effective and robust risk-management processes, transparency, and board and executive practices—have far higher probabilities to show improvements on profitability (KPMG, 2020). Additionally, insurers in Rwanda are being compelled to make their operations meet the international standards as the country is positioning itself as an attractive destination for investments within the region.</w:t>
      </w:r>
    </w:p>
    <w:p w14:paraId="310B6BCC" w14:textId="49994534" w:rsidR="006E5701" w:rsidRPr="003E5BA1" w:rsidRDefault="000C00A6" w:rsidP="003E5BA1">
      <w:pPr>
        <w:spacing w:line="360" w:lineRule="auto"/>
        <w:jc w:val="both"/>
        <w:rPr>
          <w:rFonts w:ascii="Times New Roman" w:hAnsi="Times New Roman" w:cs="Times New Roman"/>
          <w:b/>
          <w:bCs/>
          <w:sz w:val="24"/>
          <w:szCs w:val="24"/>
        </w:rPr>
      </w:pPr>
      <w:r w:rsidRPr="001748C4">
        <w:rPr>
          <w:rFonts w:ascii="Times New Roman" w:hAnsi="Times New Roman" w:cs="Times New Roman"/>
          <w:sz w:val="24"/>
          <w:szCs w:val="24"/>
        </w:rPr>
        <w:t xml:space="preserve">Time and again, literature has shown that effective corporate governance has a positive effect on the profitability of insurance companies. For instance, researchers Elfirdaus (2017) found that governance structures in East African companies were able to maintain superior profitability margins and those with lower governance frameworks remained inferior. Essentially, a more well-governed company remains better placed regarding operational cost </w:t>
      </w:r>
      <w:r w:rsidRPr="001748C4">
        <w:rPr>
          <w:rFonts w:ascii="Times New Roman" w:hAnsi="Times New Roman" w:cs="Times New Roman"/>
          <w:sz w:val="24"/>
          <w:szCs w:val="24"/>
        </w:rPr>
        <w:lastRenderedPageBreak/>
        <w:t xml:space="preserve">containment, risk assessment, and informed strategic decisions so as to get the most bang for the investors' buck in terms of yield. In Rwanda, for instance, good governance-seeking companies can more easily attract capital, manage the exposure to risks, and thus overcome the adversities of competition in the insurance sector </w:t>
      </w:r>
      <w:r w:rsidR="003F0E6E" w:rsidRPr="001748C4">
        <w:rPr>
          <w:rFonts w:ascii="Times New Roman" w:hAnsi="Times New Roman" w:cs="Times New Roman"/>
          <w:noProof/>
          <w:sz w:val="24"/>
          <w:szCs w:val="24"/>
        </w:rPr>
        <w:t>(RIRA , 2021)</w:t>
      </w:r>
      <w:r w:rsidRPr="001748C4">
        <w:rPr>
          <w:rFonts w:ascii="Times New Roman" w:hAnsi="Times New Roman" w:cs="Times New Roman"/>
          <w:sz w:val="24"/>
          <w:szCs w:val="24"/>
        </w:rPr>
        <w:t xml:space="preserve">. </w:t>
      </w:r>
    </w:p>
    <w:p w14:paraId="6C555392" w14:textId="77777777" w:rsidR="006E5701" w:rsidRPr="001748C4" w:rsidRDefault="006E5701" w:rsidP="001748C4">
      <w:pPr>
        <w:pStyle w:val="ListParagraph"/>
        <w:spacing w:line="360" w:lineRule="auto"/>
        <w:ind w:left="360"/>
        <w:jc w:val="both"/>
        <w:rPr>
          <w:rFonts w:ascii="Times New Roman" w:hAnsi="Times New Roman" w:cs="Times New Roman"/>
          <w:b/>
          <w:bCs/>
          <w:sz w:val="24"/>
          <w:szCs w:val="24"/>
        </w:rPr>
      </w:pPr>
    </w:p>
    <w:p w14:paraId="6C8CA0FD" w14:textId="1800A95F" w:rsidR="000C00A6" w:rsidRPr="003E5BA1" w:rsidRDefault="000F5568">
      <w:pPr>
        <w:pStyle w:val="Heading1"/>
        <w:numPr>
          <w:ilvl w:val="1"/>
          <w:numId w:val="6"/>
        </w:numPr>
        <w:spacing w:line="360" w:lineRule="auto"/>
        <w:jc w:val="both"/>
        <w:rPr>
          <w:rFonts w:ascii="Times New Roman" w:hAnsi="Times New Roman" w:cs="Times New Roman"/>
          <w:b w:val="0"/>
          <w:bCs w:val="0"/>
        </w:rPr>
      </w:pPr>
      <w:bookmarkStart w:id="19" w:name="_Toc202527926"/>
      <w:r w:rsidRPr="001748C4">
        <w:rPr>
          <w:rFonts w:ascii="Times New Roman" w:hAnsi="Times New Roman" w:cs="Times New Roman"/>
        </w:rPr>
        <w:t>P</w:t>
      </w:r>
      <w:r w:rsidR="000C00A6" w:rsidRPr="003E5BA1">
        <w:rPr>
          <w:rFonts w:ascii="Times New Roman" w:hAnsi="Times New Roman" w:cs="Times New Roman"/>
        </w:rPr>
        <w:t>roblem statement</w:t>
      </w:r>
      <w:bookmarkEnd w:id="19"/>
    </w:p>
    <w:p w14:paraId="4ECC41A1" w14:textId="65B1493D" w:rsidR="0073126B" w:rsidRPr="001748C4" w:rsidRDefault="0073126B"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The insurance industry is integral to the global economy, providing risk mitigation and financial security to businesses and individuals. Corporate governance, which encompasses the structures and processes by which companies are directed and controlled, is a crucial element for ensuring the effective management of resources, transparency, and accountability in the insurance sector. Despite its importance, there is a growing concern that inadequate corporate governance frameworks within insurance companies may hinder their profitability and sustainability. In particular, while the financial performance of insurance companies depends on strong governance mechanisms, many companies still struggle with poor governance practices, which can lead to financial mismanagement, underperformance, and even insolvency</w:t>
      </w:r>
      <w:r w:rsidR="002B7ABB" w:rsidRPr="001748C4">
        <w:rPr>
          <w:rFonts w:ascii="Times New Roman" w:hAnsi="Times New Roman" w:cs="Times New Roman"/>
          <w:noProof/>
          <w:sz w:val="24"/>
          <w:szCs w:val="24"/>
        </w:rPr>
        <w:t xml:space="preserve"> (Fama &amp; Jensen, 2020)</w:t>
      </w:r>
      <w:r w:rsidRPr="001748C4">
        <w:rPr>
          <w:rFonts w:ascii="Times New Roman" w:hAnsi="Times New Roman" w:cs="Times New Roman"/>
          <w:sz w:val="24"/>
          <w:szCs w:val="24"/>
        </w:rPr>
        <w:t>.</w:t>
      </w:r>
    </w:p>
    <w:p w14:paraId="0CFEA45E" w14:textId="77777777" w:rsidR="0073126B" w:rsidRPr="001748C4" w:rsidRDefault="0073126B" w:rsidP="001748C4">
      <w:pPr>
        <w:spacing w:line="360" w:lineRule="auto"/>
        <w:jc w:val="both"/>
        <w:rPr>
          <w:rFonts w:ascii="Times New Roman" w:hAnsi="Times New Roman" w:cs="Times New Roman"/>
          <w:sz w:val="24"/>
          <w:szCs w:val="24"/>
        </w:rPr>
      </w:pPr>
    </w:p>
    <w:p w14:paraId="1FF46CB0" w14:textId="51CA44B2" w:rsidR="0073126B" w:rsidRPr="001748C4" w:rsidRDefault="0073126B"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Globally, research has shown that companies with poor governance practices face greater operational risks, reduced investor confidence, and lower profitability (OECD, 2015). For example, the collapse of major global insurers such as AIG during the 2008 financial crisis highlighted the catastrophic effects of ineffective governance, where weak oversight, excessive risk-taking, and a lack of transparency led to massive financial losses</w:t>
      </w:r>
      <w:sdt>
        <w:sdtPr>
          <w:rPr>
            <w:rFonts w:ascii="Times New Roman" w:hAnsi="Times New Roman" w:cs="Times New Roman"/>
            <w:sz w:val="24"/>
            <w:szCs w:val="24"/>
          </w:rPr>
          <w:id w:val="1039092723"/>
          <w:citation/>
        </w:sdtPr>
        <w:sdtContent>
          <w:r w:rsidRPr="001748C4">
            <w:rPr>
              <w:rFonts w:ascii="Times New Roman" w:hAnsi="Times New Roman" w:cs="Times New Roman"/>
              <w:sz w:val="24"/>
              <w:szCs w:val="24"/>
            </w:rPr>
            <w:fldChar w:fldCharType="begin"/>
          </w:r>
          <w:r w:rsidRPr="001748C4">
            <w:rPr>
              <w:rFonts w:ascii="Times New Roman" w:hAnsi="Times New Roman" w:cs="Times New Roman"/>
              <w:sz w:val="24"/>
              <w:szCs w:val="24"/>
            </w:rPr>
            <w:instrText xml:space="preserve"> CITATION Cla23 \l 1033 </w:instrText>
          </w:r>
          <w:r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 xml:space="preserve"> (Clarke, 2023)</w:t>
          </w:r>
          <w:r w:rsidRPr="001748C4">
            <w:rPr>
              <w:rFonts w:ascii="Times New Roman" w:hAnsi="Times New Roman" w:cs="Times New Roman"/>
              <w:sz w:val="24"/>
              <w:szCs w:val="24"/>
            </w:rPr>
            <w:fldChar w:fldCharType="end"/>
          </w:r>
        </w:sdtContent>
      </w:sdt>
      <w:r w:rsidRPr="001748C4">
        <w:rPr>
          <w:rFonts w:ascii="Times New Roman" w:hAnsi="Times New Roman" w:cs="Times New Roman"/>
          <w:sz w:val="24"/>
          <w:szCs w:val="24"/>
        </w:rPr>
        <w:t>. This underlines the necessity for insurance companies worldwide to adopt robust corporate governance structures to mitigate risks and enhance financial stability. However, many insurance firms, particularly in developing regions, lack the requisite governance frameworks to manage these challenges effectively, leading to gaps in profitability.</w:t>
      </w:r>
    </w:p>
    <w:p w14:paraId="7EFA5ACC" w14:textId="77777777" w:rsidR="0073126B" w:rsidRPr="001748C4" w:rsidRDefault="0073126B" w:rsidP="001748C4">
      <w:pPr>
        <w:spacing w:line="360" w:lineRule="auto"/>
        <w:jc w:val="both"/>
        <w:rPr>
          <w:rFonts w:ascii="Times New Roman" w:hAnsi="Times New Roman" w:cs="Times New Roman"/>
          <w:sz w:val="24"/>
          <w:szCs w:val="24"/>
        </w:rPr>
      </w:pPr>
    </w:p>
    <w:p w14:paraId="657A5385" w14:textId="417D4367" w:rsidR="0073126B" w:rsidRPr="001748C4" w:rsidRDefault="0073126B"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In the African context, corporate governance in the insurance sector is often compromised by weak regulatory frameworks, insufficient enforcement mechanisms, and the lack of skilled professionals to oversee governance practices </w:t>
      </w:r>
      <w:r w:rsidR="002B7ABB" w:rsidRPr="001748C4">
        <w:rPr>
          <w:rFonts w:ascii="Times New Roman" w:hAnsi="Times New Roman" w:cs="Times New Roman"/>
          <w:noProof/>
          <w:sz w:val="24"/>
          <w:szCs w:val="24"/>
        </w:rPr>
        <w:t>(Mollah &amp; Lipy, 2021)</w:t>
      </w:r>
      <w:r w:rsidRPr="001748C4">
        <w:rPr>
          <w:rFonts w:ascii="Times New Roman" w:hAnsi="Times New Roman" w:cs="Times New Roman"/>
          <w:sz w:val="24"/>
          <w:szCs w:val="24"/>
        </w:rPr>
        <w:t xml:space="preserve">. For example, studies by KPMG (2019) in East Africa have shown that while governance standards are improving in some countries, many insurance companies still operate with insufficient oversight, resulting in lower profitability and operational inefficiencies. In Rwanda, despite significant efforts to </w:t>
      </w:r>
      <w:r w:rsidRPr="001748C4">
        <w:rPr>
          <w:rFonts w:ascii="Times New Roman" w:hAnsi="Times New Roman" w:cs="Times New Roman"/>
          <w:sz w:val="24"/>
          <w:szCs w:val="24"/>
        </w:rPr>
        <w:lastRenderedPageBreak/>
        <w:t>improve the business environment and strengthen regulatory oversight through the Rwanda Insurance Regulatory Authority (RIRA), the insurance sector faces issues such as market concentration, low penetration rates, and limited adoption of best governance practices (RIRA, 2020).</w:t>
      </w:r>
    </w:p>
    <w:p w14:paraId="20E308A2" w14:textId="77777777" w:rsidR="0073126B" w:rsidRPr="001748C4" w:rsidRDefault="0073126B" w:rsidP="001748C4">
      <w:pPr>
        <w:spacing w:line="360" w:lineRule="auto"/>
        <w:jc w:val="both"/>
        <w:rPr>
          <w:rFonts w:ascii="Times New Roman" w:hAnsi="Times New Roman" w:cs="Times New Roman"/>
          <w:sz w:val="24"/>
          <w:szCs w:val="24"/>
        </w:rPr>
      </w:pPr>
    </w:p>
    <w:p w14:paraId="40CEF73C" w14:textId="77777777" w:rsidR="0073126B" w:rsidRPr="001748C4" w:rsidRDefault="0073126B"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Previous research has primarily focused on the regulatory frameworks surrounding corporate governance in the insurance sector, with limited emphasis on understanding the direct link between corporate governance practices and profitability in African contexts, particularly in Rwanda. While studies have examined how good governance can improve financial performance, they often fail to explore how specific governance practices such as risk management, board diversity, and transparency influence profitability in the unique market conditions of emerging economies,</w:t>
      </w:r>
      <w:r w:rsidRPr="001748C4">
        <w:rPr>
          <w:rFonts w:ascii="Times New Roman" w:hAnsi="Times New Roman" w:cs="Times New Roman"/>
          <w:b/>
          <w:bCs/>
          <w:noProof/>
          <w:sz w:val="24"/>
          <w:szCs w:val="24"/>
        </w:rPr>
        <w:t xml:space="preserve"> </w:t>
      </w:r>
      <w:r w:rsidRPr="001748C4">
        <w:rPr>
          <w:rFonts w:ascii="Times New Roman" w:hAnsi="Times New Roman" w:cs="Times New Roman"/>
          <w:sz w:val="24"/>
          <w:szCs w:val="24"/>
        </w:rPr>
        <w:t xml:space="preserve">this gap in the literature presents an opportunity for further investigation into how corporate governance impacts the profitability of insurance companies in Rwanda and other East African countries. </w:t>
      </w:r>
    </w:p>
    <w:p w14:paraId="5EEF7E1B" w14:textId="77777777" w:rsidR="0073126B" w:rsidRPr="001748C4" w:rsidRDefault="0073126B" w:rsidP="001748C4">
      <w:pPr>
        <w:spacing w:line="360" w:lineRule="auto"/>
        <w:jc w:val="both"/>
        <w:rPr>
          <w:rFonts w:ascii="Times New Roman" w:hAnsi="Times New Roman" w:cs="Times New Roman"/>
          <w:sz w:val="24"/>
          <w:szCs w:val="24"/>
        </w:rPr>
      </w:pPr>
      <w:r w:rsidRPr="001748C4">
        <w:rPr>
          <w:rFonts w:ascii="Times New Roman" w:hAnsi="Times New Roman" w:cs="Times New Roman"/>
          <w:bCs/>
          <w:sz w:val="24"/>
          <w:szCs w:val="24"/>
        </w:rPr>
        <w:t>The</w:t>
      </w:r>
      <w:r w:rsidRPr="001748C4">
        <w:rPr>
          <w:rFonts w:ascii="Times New Roman" w:hAnsi="Times New Roman" w:cs="Times New Roman"/>
          <w:sz w:val="24"/>
          <w:szCs w:val="24"/>
        </w:rPr>
        <w:t xml:space="preserve"> Rwandan insurance sector faced significant financial challenges between 2014 and 2018. During this period, insurance companies paid out between 62% and 78% of their premium income in claims, with 2018 showing the lowest rate at 62%. At the same time, operating expenses remained high, consuming between 41% and 50% of their revenue, though 2018 saw some improvement at 41%. These high costs significantly impacted profitability, as shown by key performance measures. The industry consistently failed to meet the National Bank of Rwanda's minimum targets of 16% for Return on Equity (ROE) and 4% for Return on Assets (ROA). Actual performance fluctuated between -24% and 10% for ROE and between -7% and 3% for ROA. While there was gradual improvement, with 2018 reaching 10% ROE and 3% ROA, these figures still fell short of regulatory requirements, indicating ongoing profitability challenges in the sector</w:t>
      </w:r>
      <w:r w:rsidRPr="001748C4">
        <w:rPr>
          <w:rFonts w:ascii="Times New Roman" w:hAnsi="Times New Roman" w:cs="Times New Roman"/>
          <w:noProof/>
          <w:sz w:val="24"/>
          <w:szCs w:val="24"/>
        </w:rPr>
        <w:t xml:space="preserve"> (Ntwali </w:t>
      </w:r>
      <w:r w:rsidRPr="001748C4">
        <w:rPr>
          <w:rFonts w:ascii="Times New Roman" w:hAnsi="Times New Roman" w:cs="Times New Roman"/>
          <w:i/>
          <w:iCs/>
          <w:noProof/>
          <w:sz w:val="24"/>
          <w:szCs w:val="24"/>
        </w:rPr>
        <w:t>et al</w:t>
      </w:r>
      <w:r w:rsidRPr="001748C4">
        <w:rPr>
          <w:rFonts w:ascii="Times New Roman" w:hAnsi="Times New Roman" w:cs="Times New Roman"/>
          <w:noProof/>
          <w:sz w:val="24"/>
          <w:szCs w:val="24"/>
        </w:rPr>
        <w:t>., 2020)</w:t>
      </w:r>
      <w:r w:rsidRPr="001748C4">
        <w:rPr>
          <w:rFonts w:ascii="Times New Roman" w:hAnsi="Times New Roman" w:cs="Times New Roman"/>
          <w:sz w:val="24"/>
          <w:szCs w:val="24"/>
        </w:rPr>
        <w:t>.</w:t>
      </w:r>
    </w:p>
    <w:p w14:paraId="24C5AC53" w14:textId="77777777" w:rsidR="0073126B" w:rsidRPr="001748C4" w:rsidRDefault="0073126B" w:rsidP="001748C4">
      <w:pPr>
        <w:spacing w:line="360" w:lineRule="auto"/>
        <w:jc w:val="both"/>
        <w:rPr>
          <w:rFonts w:ascii="Times New Roman" w:hAnsi="Times New Roman" w:cs="Times New Roman"/>
          <w:sz w:val="24"/>
          <w:szCs w:val="24"/>
        </w:rPr>
      </w:pPr>
    </w:p>
    <w:p w14:paraId="4E70AFD0" w14:textId="77777777" w:rsidR="0073126B" w:rsidRPr="001748C4" w:rsidRDefault="0073126B"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This research seeks to fill these gaps by exploring the relationship between corporate governance practices and profitability in the Rwandan insurance industry. Specifically, it aims to identify the governance structures that contribute to financial success and to assess whether improvements in corporate governance could lead to increased profitability and sustainability for insurance firms in Rwanda. The findings from this study could provide valuable insights for policymakers, regulatory authorities, and industry practitioners seeking to enhance the governance frameworks within the insurance sector to foster long-term profitability and stability.</w:t>
      </w:r>
    </w:p>
    <w:p w14:paraId="5415993A" w14:textId="57DB139D" w:rsidR="0073126B" w:rsidRPr="001748C4" w:rsidRDefault="0073126B" w:rsidP="001748C4">
      <w:pPr>
        <w:spacing w:line="360" w:lineRule="auto"/>
        <w:jc w:val="both"/>
        <w:rPr>
          <w:rFonts w:ascii="Times New Roman" w:hAnsi="Times New Roman" w:cs="Times New Roman"/>
          <w:b/>
          <w:bCs/>
          <w:sz w:val="24"/>
          <w:szCs w:val="24"/>
        </w:rPr>
      </w:pPr>
    </w:p>
    <w:p w14:paraId="53727208" w14:textId="58545027" w:rsidR="000C00A6" w:rsidRPr="009A0A02" w:rsidRDefault="00DC14D1">
      <w:pPr>
        <w:pStyle w:val="Heading1"/>
        <w:numPr>
          <w:ilvl w:val="1"/>
          <w:numId w:val="6"/>
        </w:numPr>
        <w:spacing w:line="360" w:lineRule="auto"/>
        <w:jc w:val="both"/>
        <w:rPr>
          <w:rFonts w:ascii="Times New Roman" w:hAnsi="Times New Roman" w:cs="Times New Roman"/>
        </w:rPr>
      </w:pPr>
      <w:bookmarkStart w:id="20" w:name="_Toc202527927"/>
      <w:commentRangeStart w:id="21"/>
      <w:commentRangeStart w:id="22"/>
      <w:r w:rsidRPr="009A0A02">
        <w:rPr>
          <w:rFonts w:ascii="Times New Roman" w:hAnsi="Times New Roman" w:cs="Times New Roman"/>
        </w:rPr>
        <w:t>O</w:t>
      </w:r>
      <w:r w:rsidR="000C00A6" w:rsidRPr="009A0A02">
        <w:rPr>
          <w:rFonts w:ascii="Times New Roman" w:hAnsi="Times New Roman" w:cs="Times New Roman"/>
        </w:rPr>
        <w:t>bjectives</w:t>
      </w:r>
      <w:commentRangeEnd w:id="21"/>
      <w:r w:rsidR="002617B6" w:rsidRPr="009A0A02">
        <w:rPr>
          <w:rStyle w:val="CommentReference"/>
          <w:rFonts w:ascii="Times New Roman" w:eastAsia="SimSun" w:hAnsi="Times New Roman" w:cs="Times New Roman"/>
          <w:sz w:val="24"/>
          <w:szCs w:val="24"/>
        </w:rPr>
        <w:commentReference w:id="21"/>
      </w:r>
      <w:commentRangeEnd w:id="22"/>
      <w:r w:rsidR="002B62B6" w:rsidRPr="009A0A02">
        <w:rPr>
          <w:rStyle w:val="CommentReference"/>
          <w:rFonts w:ascii="Times New Roman" w:eastAsia="SimSun" w:hAnsi="Times New Roman" w:cs="Times New Roman"/>
          <w:sz w:val="24"/>
          <w:szCs w:val="24"/>
        </w:rPr>
        <w:commentReference w:id="22"/>
      </w:r>
      <w:r w:rsidR="000C00A6" w:rsidRPr="009A0A02">
        <w:rPr>
          <w:rFonts w:ascii="Times New Roman" w:hAnsi="Times New Roman" w:cs="Times New Roman"/>
        </w:rPr>
        <w:t xml:space="preserve"> of the study</w:t>
      </w:r>
      <w:bookmarkEnd w:id="20"/>
    </w:p>
    <w:p w14:paraId="688D7133" w14:textId="77777777" w:rsidR="000C00A6" w:rsidRPr="001748C4" w:rsidRDefault="000C00A6" w:rsidP="001748C4">
      <w:pPr>
        <w:pStyle w:val="ListParagraph"/>
        <w:spacing w:line="360" w:lineRule="auto"/>
        <w:ind w:left="360"/>
        <w:jc w:val="both"/>
        <w:rPr>
          <w:rFonts w:ascii="Times New Roman" w:hAnsi="Times New Roman" w:cs="Times New Roman"/>
          <w:sz w:val="24"/>
          <w:szCs w:val="24"/>
        </w:rPr>
      </w:pPr>
      <w:r w:rsidRPr="001748C4">
        <w:rPr>
          <w:rFonts w:ascii="Times New Roman" w:hAnsi="Times New Roman" w:cs="Times New Roman"/>
          <w:sz w:val="24"/>
          <w:szCs w:val="24"/>
        </w:rPr>
        <w:t>the study will encompass both general and specific objectives</w:t>
      </w:r>
    </w:p>
    <w:p w14:paraId="153C98A2" w14:textId="1C3CF653" w:rsidR="000C00A6" w:rsidRPr="009A0A02" w:rsidRDefault="000C00A6">
      <w:pPr>
        <w:pStyle w:val="Heading1"/>
        <w:numPr>
          <w:ilvl w:val="2"/>
          <w:numId w:val="6"/>
        </w:numPr>
        <w:spacing w:line="360" w:lineRule="auto"/>
        <w:jc w:val="both"/>
        <w:rPr>
          <w:rFonts w:ascii="Times New Roman" w:hAnsi="Times New Roman" w:cs="Times New Roman"/>
        </w:rPr>
      </w:pPr>
      <w:bookmarkStart w:id="23" w:name="_Toc202527928"/>
      <w:r w:rsidRPr="009A0A02">
        <w:rPr>
          <w:rFonts w:ascii="Times New Roman" w:hAnsi="Times New Roman" w:cs="Times New Roman"/>
        </w:rPr>
        <w:t>General objective</w:t>
      </w:r>
      <w:bookmarkEnd w:id="23"/>
    </w:p>
    <w:p w14:paraId="50B82FEE" w14:textId="77777777" w:rsidR="000C00A6" w:rsidRPr="001748C4" w:rsidRDefault="000C00A6"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The general objective of this study is to determine the role of corporate governance to the profitability of insurance company.</w:t>
      </w:r>
    </w:p>
    <w:p w14:paraId="45139653" w14:textId="6C6E4DF1" w:rsidR="000C00A6" w:rsidRPr="009A0A02" w:rsidRDefault="00BC0679">
      <w:pPr>
        <w:pStyle w:val="Heading1"/>
        <w:numPr>
          <w:ilvl w:val="2"/>
          <w:numId w:val="6"/>
        </w:numPr>
        <w:spacing w:line="360" w:lineRule="auto"/>
        <w:jc w:val="both"/>
        <w:rPr>
          <w:rFonts w:ascii="Times New Roman" w:hAnsi="Times New Roman" w:cs="Times New Roman"/>
        </w:rPr>
      </w:pPr>
      <w:bookmarkStart w:id="24" w:name="_Toc202527929"/>
      <w:r w:rsidRPr="009A0A02">
        <w:rPr>
          <w:rFonts w:ascii="Times New Roman" w:hAnsi="Times New Roman" w:cs="Times New Roman"/>
        </w:rPr>
        <w:t>S</w:t>
      </w:r>
      <w:r w:rsidR="000C00A6" w:rsidRPr="009A0A02">
        <w:rPr>
          <w:rFonts w:ascii="Times New Roman" w:hAnsi="Times New Roman" w:cs="Times New Roman"/>
        </w:rPr>
        <w:t>pecific objective</w:t>
      </w:r>
      <w:bookmarkEnd w:id="24"/>
    </w:p>
    <w:p w14:paraId="2D4B9150" w14:textId="77777777" w:rsidR="004E29A7" w:rsidRPr="001748C4" w:rsidRDefault="008A2DCB">
      <w:pPr>
        <w:pStyle w:val="ListParagraph"/>
        <w:numPr>
          <w:ilvl w:val="0"/>
          <w:numId w:val="4"/>
        </w:numPr>
        <w:spacing w:after="160" w:line="360" w:lineRule="auto"/>
        <w:jc w:val="both"/>
        <w:rPr>
          <w:rFonts w:ascii="Times New Roman" w:hAnsi="Times New Roman" w:cs="Times New Roman"/>
          <w:b/>
          <w:bCs/>
          <w:sz w:val="24"/>
          <w:szCs w:val="24"/>
        </w:rPr>
      </w:pPr>
      <w:r w:rsidRPr="001748C4">
        <w:rPr>
          <w:rFonts w:ascii="Times New Roman" w:hAnsi="Times New Roman" w:cs="Times New Roman"/>
          <w:sz w:val="24"/>
          <w:szCs w:val="24"/>
        </w:rPr>
        <w:t xml:space="preserve">To analyze the key corporate governance practices implemented at SONARWA </w:t>
      </w:r>
      <w:r w:rsidR="00343470" w:rsidRPr="001748C4">
        <w:rPr>
          <w:rFonts w:ascii="Times New Roman" w:hAnsi="Times New Roman" w:cs="Times New Roman"/>
          <w:sz w:val="24"/>
          <w:szCs w:val="24"/>
        </w:rPr>
        <w:t>insurance company</w:t>
      </w:r>
      <w:r w:rsidRPr="001748C4">
        <w:rPr>
          <w:rFonts w:ascii="Times New Roman" w:hAnsi="Times New Roman" w:cs="Times New Roman"/>
          <w:sz w:val="24"/>
          <w:szCs w:val="24"/>
        </w:rPr>
        <w:t>.</w:t>
      </w:r>
    </w:p>
    <w:p w14:paraId="7113C6D7" w14:textId="77777777" w:rsidR="004E29A7" w:rsidRPr="001748C4" w:rsidRDefault="008A2DCB">
      <w:pPr>
        <w:pStyle w:val="ListParagraph"/>
        <w:numPr>
          <w:ilvl w:val="0"/>
          <w:numId w:val="4"/>
        </w:numPr>
        <w:spacing w:after="160" w:line="360" w:lineRule="auto"/>
        <w:jc w:val="both"/>
        <w:rPr>
          <w:rFonts w:ascii="Times New Roman" w:hAnsi="Times New Roman" w:cs="Times New Roman"/>
          <w:b/>
          <w:bCs/>
          <w:sz w:val="24"/>
          <w:szCs w:val="24"/>
        </w:rPr>
      </w:pPr>
      <w:r w:rsidRPr="001748C4">
        <w:rPr>
          <w:rFonts w:ascii="Times New Roman" w:hAnsi="Times New Roman" w:cs="Times New Roman"/>
          <w:sz w:val="24"/>
          <w:szCs w:val="24"/>
        </w:rPr>
        <w:t xml:space="preserve">To assess the profitability level of SONARWA </w:t>
      </w:r>
      <w:r w:rsidR="00343470" w:rsidRPr="001748C4">
        <w:rPr>
          <w:rFonts w:ascii="Times New Roman" w:hAnsi="Times New Roman" w:cs="Times New Roman"/>
          <w:sz w:val="24"/>
          <w:szCs w:val="24"/>
        </w:rPr>
        <w:t>insurance company</w:t>
      </w:r>
      <w:r w:rsidRPr="001748C4">
        <w:rPr>
          <w:rFonts w:ascii="Times New Roman" w:hAnsi="Times New Roman" w:cs="Times New Roman"/>
          <w:sz w:val="24"/>
          <w:szCs w:val="24"/>
        </w:rPr>
        <w:t>.</w:t>
      </w:r>
    </w:p>
    <w:p w14:paraId="172C3964" w14:textId="584ABE2A" w:rsidR="008A2DCB" w:rsidRPr="001748C4" w:rsidRDefault="008A2DCB">
      <w:pPr>
        <w:pStyle w:val="ListParagraph"/>
        <w:numPr>
          <w:ilvl w:val="0"/>
          <w:numId w:val="4"/>
        </w:numPr>
        <w:spacing w:after="160" w:line="360" w:lineRule="auto"/>
        <w:jc w:val="both"/>
        <w:rPr>
          <w:rFonts w:ascii="Times New Roman" w:hAnsi="Times New Roman" w:cs="Times New Roman"/>
          <w:b/>
          <w:bCs/>
          <w:sz w:val="24"/>
          <w:szCs w:val="24"/>
        </w:rPr>
      </w:pPr>
      <w:r w:rsidRPr="001748C4">
        <w:rPr>
          <w:rFonts w:ascii="Times New Roman" w:hAnsi="Times New Roman" w:cs="Times New Roman"/>
          <w:sz w:val="24"/>
          <w:szCs w:val="24"/>
        </w:rPr>
        <w:t xml:space="preserve">To analyze </w:t>
      </w:r>
      <w:r w:rsidR="004E29A7" w:rsidRPr="001748C4">
        <w:rPr>
          <w:rFonts w:ascii="Times New Roman" w:hAnsi="Times New Roman" w:cs="Times New Roman"/>
          <w:sz w:val="24"/>
          <w:szCs w:val="24"/>
        </w:rPr>
        <w:t>effect</w:t>
      </w:r>
      <w:r w:rsidRPr="001748C4">
        <w:rPr>
          <w:rFonts w:ascii="Times New Roman" w:hAnsi="Times New Roman" w:cs="Times New Roman"/>
          <w:sz w:val="24"/>
          <w:szCs w:val="24"/>
        </w:rPr>
        <w:t xml:space="preserve"> corporate governance and profitability level of SONARWA insurance compan</w:t>
      </w:r>
      <w:r w:rsidR="00544859" w:rsidRPr="001748C4">
        <w:rPr>
          <w:rFonts w:ascii="Times New Roman" w:hAnsi="Times New Roman" w:cs="Times New Roman"/>
          <w:sz w:val="24"/>
          <w:szCs w:val="24"/>
        </w:rPr>
        <w:t>y</w:t>
      </w:r>
      <w:r w:rsidRPr="001748C4">
        <w:rPr>
          <w:rFonts w:ascii="Times New Roman" w:hAnsi="Times New Roman" w:cs="Times New Roman"/>
          <w:sz w:val="24"/>
          <w:szCs w:val="24"/>
        </w:rPr>
        <w:t>.</w:t>
      </w:r>
    </w:p>
    <w:p w14:paraId="16A27045" w14:textId="74C8AC80" w:rsidR="008A2DCB" w:rsidRPr="003E5BA1" w:rsidRDefault="008A2DCB">
      <w:pPr>
        <w:pStyle w:val="Heading1"/>
        <w:numPr>
          <w:ilvl w:val="1"/>
          <w:numId w:val="6"/>
        </w:numPr>
        <w:spacing w:line="360" w:lineRule="auto"/>
        <w:jc w:val="both"/>
        <w:rPr>
          <w:rFonts w:ascii="Times New Roman" w:hAnsi="Times New Roman" w:cs="Times New Roman"/>
        </w:rPr>
      </w:pPr>
      <w:bookmarkStart w:id="25" w:name="_Toc202527930"/>
      <w:r w:rsidRPr="003E5BA1">
        <w:rPr>
          <w:rFonts w:ascii="Times New Roman" w:hAnsi="Times New Roman" w:cs="Times New Roman"/>
        </w:rPr>
        <w:t>Research Questions</w:t>
      </w:r>
      <w:bookmarkEnd w:id="25"/>
    </w:p>
    <w:p w14:paraId="238911E4" w14:textId="4C551264" w:rsidR="008A2DCB" w:rsidRPr="001748C4" w:rsidRDefault="008A2DCB">
      <w:pPr>
        <w:pStyle w:val="ListParagraph"/>
        <w:numPr>
          <w:ilvl w:val="0"/>
          <w:numId w:val="5"/>
        </w:num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What are the key corporate governance practices implemented at SONARWA </w:t>
      </w:r>
      <w:r w:rsidR="00544859" w:rsidRPr="001748C4">
        <w:rPr>
          <w:rFonts w:ascii="Times New Roman" w:hAnsi="Times New Roman" w:cs="Times New Roman"/>
          <w:sz w:val="24"/>
          <w:szCs w:val="24"/>
        </w:rPr>
        <w:t>insurance company</w:t>
      </w:r>
      <w:r w:rsidRPr="001748C4">
        <w:rPr>
          <w:rFonts w:ascii="Times New Roman" w:hAnsi="Times New Roman" w:cs="Times New Roman"/>
          <w:sz w:val="24"/>
          <w:szCs w:val="24"/>
        </w:rPr>
        <w:t>?</w:t>
      </w:r>
    </w:p>
    <w:p w14:paraId="5C8012CC" w14:textId="28B75DA9" w:rsidR="008A2DCB" w:rsidRPr="001748C4" w:rsidRDefault="008A2DCB">
      <w:pPr>
        <w:pStyle w:val="ListParagraph"/>
        <w:numPr>
          <w:ilvl w:val="0"/>
          <w:numId w:val="5"/>
        </w:num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What is the profitability performance of SONARWA </w:t>
      </w:r>
      <w:r w:rsidR="00544859" w:rsidRPr="001748C4">
        <w:rPr>
          <w:rFonts w:ascii="Times New Roman" w:hAnsi="Times New Roman" w:cs="Times New Roman"/>
          <w:sz w:val="24"/>
          <w:szCs w:val="24"/>
        </w:rPr>
        <w:t>insurance company</w:t>
      </w:r>
      <w:r w:rsidRPr="001748C4">
        <w:rPr>
          <w:rFonts w:ascii="Times New Roman" w:hAnsi="Times New Roman" w:cs="Times New Roman"/>
          <w:sz w:val="24"/>
          <w:szCs w:val="24"/>
        </w:rPr>
        <w:t>?</w:t>
      </w:r>
    </w:p>
    <w:p w14:paraId="385DF413" w14:textId="4568528F" w:rsidR="008A2DCB" w:rsidRPr="001748C4" w:rsidRDefault="008A2DCB">
      <w:pPr>
        <w:pStyle w:val="ListParagraph"/>
        <w:numPr>
          <w:ilvl w:val="0"/>
          <w:numId w:val="5"/>
        </w:num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How do corporate level decisions in SONARWA insurance company affect its profitability?</w:t>
      </w:r>
    </w:p>
    <w:p w14:paraId="07696030" w14:textId="77777777" w:rsidR="008A2DCB" w:rsidRPr="001748C4" w:rsidRDefault="008A2DCB" w:rsidP="001748C4">
      <w:pPr>
        <w:pStyle w:val="ListParagraph"/>
        <w:spacing w:line="360" w:lineRule="auto"/>
        <w:ind w:left="360"/>
        <w:jc w:val="both"/>
        <w:rPr>
          <w:rFonts w:ascii="Times New Roman" w:hAnsi="Times New Roman" w:cs="Times New Roman"/>
          <w:b/>
          <w:bCs/>
          <w:sz w:val="24"/>
          <w:szCs w:val="24"/>
        </w:rPr>
      </w:pPr>
    </w:p>
    <w:p w14:paraId="709BB866" w14:textId="4799B805" w:rsidR="008A2DCB" w:rsidRPr="003E5BA1" w:rsidRDefault="008A2DCB">
      <w:pPr>
        <w:pStyle w:val="Heading1"/>
        <w:numPr>
          <w:ilvl w:val="1"/>
          <w:numId w:val="6"/>
        </w:numPr>
        <w:spacing w:line="360" w:lineRule="auto"/>
        <w:jc w:val="both"/>
        <w:rPr>
          <w:rFonts w:ascii="Times New Roman" w:hAnsi="Times New Roman" w:cs="Times New Roman"/>
          <w:b w:val="0"/>
          <w:bCs w:val="0"/>
        </w:rPr>
      </w:pPr>
      <w:bookmarkStart w:id="26" w:name="_Toc202527931"/>
      <w:r w:rsidRPr="003E5BA1">
        <w:rPr>
          <w:rFonts w:ascii="Times New Roman" w:hAnsi="Times New Roman" w:cs="Times New Roman"/>
        </w:rPr>
        <w:t>Research Hypotheses</w:t>
      </w:r>
      <w:bookmarkEnd w:id="26"/>
    </w:p>
    <w:p w14:paraId="20FE0C48" w14:textId="07ACDA2D" w:rsidR="008A2DCB" w:rsidRPr="001748C4" w:rsidRDefault="008A2DCB" w:rsidP="001748C4">
      <w:pPr>
        <w:spacing w:line="360" w:lineRule="auto"/>
        <w:jc w:val="both"/>
        <w:rPr>
          <w:rFonts w:ascii="Times New Roman" w:hAnsi="Times New Roman" w:cs="Times New Roman"/>
          <w:sz w:val="24"/>
          <w:szCs w:val="24"/>
        </w:rPr>
      </w:pPr>
      <w:r w:rsidRPr="001748C4">
        <w:rPr>
          <w:rFonts w:ascii="Times New Roman" w:hAnsi="Times New Roman" w:cs="Times New Roman"/>
          <w:b/>
          <w:bCs/>
          <w:sz w:val="24"/>
          <w:szCs w:val="24"/>
        </w:rPr>
        <w:t>H₁:</w:t>
      </w:r>
      <w:r w:rsidRPr="001748C4">
        <w:rPr>
          <w:rFonts w:ascii="Times New Roman" w:hAnsi="Times New Roman" w:cs="Times New Roman"/>
          <w:sz w:val="24"/>
          <w:szCs w:val="24"/>
        </w:rPr>
        <w:t xml:space="preserve"> Board composition, executive composition and risk management policies are the key corporate governance practices at SONARWA </w:t>
      </w:r>
      <w:r w:rsidR="00544859" w:rsidRPr="001748C4">
        <w:rPr>
          <w:rFonts w:ascii="Times New Roman" w:hAnsi="Times New Roman" w:cs="Times New Roman"/>
          <w:sz w:val="24"/>
          <w:szCs w:val="24"/>
        </w:rPr>
        <w:t>insurance company</w:t>
      </w:r>
      <w:r w:rsidRPr="001748C4">
        <w:rPr>
          <w:rFonts w:ascii="Times New Roman" w:hAnsi="Times New Roman" w:cs="Times New Roman"/>
          <w:sz w:val="24"/>
          <w:szCs w:val="24"/>
        </w:rPr>
        <w:t>.</w:t>
      </w:r>
    </w:p>
    <w:p w14:paraId="4D29D6EF" w14:textId="62F7C4DB" w:rsidR="008A2DCB" w:rsidRPr="001748C4" w:rsidRDefault="008A2DCB" w:rsidP="001748C4">
      <w:pPr>
        <w:spacing w:line="360" w:lineRule="auto"/>
        <w:jc w:val="both"/>
        <w:rPr>
          <w:rFonts w:ascii="Times New Roman" w:hAnsi="Times New Roman" w:cs="Times New Roman"/>
          <w:sz w:val="24"/>
          <w:szCs w:val="24"/>
        </w:rPr>
      </w:pPr>
      <w:r w:rsidRPr="001748C4">
        <w:rPr>
          <w:rFonts w:ascii="Times New Roman" w:hAnsi="Times New Roman" w:cs="Times New Roman"/>
          <w:b/>
          <w:bCs/>
          <w:sz w:val="24"/>
          <w:szCs w:val="24"/>
        </w:rPr>
        <w:t>H₂:</w:t>
      </w:r>
      <w:r w:rsidRPr="001748C4">
        <w:rPr>
          <w:rFonts w:ascii="Times New Roman" w:hAnsi="Times New Roman" w:cs="Times New Roman"/>
          <w:sz w:val="24"/>
          <w:szCs w:val="24"/>
        </w:rPr>
        <w:t xml:space="preserve"> Return on Assets (ROA),</w:t>
      </w:r>
      <w:r w:rsidR="002B62B6" w:rsidRPr="001748C4">
        <w:rPr>
          <w:rFonts w:ascii="Times New Roman" w:hAnsi="Times New Roman" w:cs="Times New Roman"/>
          <w:sz w:val="24"/>
          <w:szCs w:val="24"/>
        </w:rPr>
        <w:t xml:space="preserve"> </w:t>
      </w:r>
      <w:r w:rsidRPr="001748C4">
        <w:rPr>
          <w:rFonts w:ascii="Times New Roman" w:hAnsi="Times New Roman" w:cs="Times New Roman"/>
          <w:sz w:val="24"/>
          <w:szCs w:val="24"/>
        </w:rPr>
        <w:t xml:space="preserve">net profit Margin </w:t>
      </w:r>
      <w:r w:rsidR="002B62B6" w:rsidRPr="001748C4">
        <w:rPr>
          <w:rFonts w:ascii="Times New Roman" w:hAnsi="Times New Roman" w:cs="Times New Roman"/>
          <w:sz w:val="24"/>
          <w:szCs w:val="24"/>
        </w:rPr>
        <w:t xml:space="preserve">product quality and customer satisfaction are </w:t>
      </w:r>
      <w:r w:rsidR="009A0A02">
        <w:rPr>
          <w:rFonts w:ascii="Times New Roman" w:hAnsi="Times New Roman" w:cs="Times New Roman"/>
          <w:sz w:val="24"/>
          <w:szCs w:val="24"/>
        </w:rPr>
        <w:t>t</w:t>
      </w:r>
      <w:r w:rsidRPr="001748C4">
        <w:rPr>
          <w:rFonts w:ascii="Times New Roman" w:hAnsi="Times New Roman" w:cs="Times New Roman"/>
          <w:sz w:val="24"/>
          <w:szCs w:val="24"/>
        </w:rPr>
        <w:t xml:space="preserve">he key indicators of profitability at SONARWA </w:t>
      </w:r>
      <w:r w:rsidR="00544859" w:rsidRPr="001748C4">
        <w:rPr>
          <w:rFonts w:ascii="Times New Roman" w:hAnsi="Times New Roman" w:cs="Times New Roman"/>
          <w:sz w:val="24"/>
          <w:szCs w:val="24"/>
        </w:rPr>
        <w:t>insurance company</w:t>
      </w:r>
      <w:r w:rsidRPr="001748C4">
        <w:rPr>
          <w:rFonts w:ascii="Times New Roman" w:hAnsi="Times New Roman" w:cs="Times New Roman"/>
          <w:sz w:val="24"/>
          <w:szCs w:val="24"/>
        </w:rPr>
        <w:t>.</w:t>
      </w:r>
    </w:p>
    <w:p w14:paraId="5927722E" w14:textId="37A8CE00" w:rsidR="008A2DCB" w:rsidRPr="001748C4" w:rsidRDefault="008A2DCB" w:rsidP="001748C4">
      <w:pPr>
        <w:spacing w:line="360" w:lineRule="auto"/>
        <w:jc w:val="both"/>
        <w:rPr>
          <w:rFonts w:ascii="Times New Roman" w:hAnsi="Times New Roman" w:cs="Times New Roman"/>
          <w:sz w:val="24"/>
          <w:szCs w:val="24"/>
        </w:rPr>
      </w:pPr>
      <w:r w:rsidRPr="001748C4">
        <w:rPr>
          <w:rFonts w:ascii="Times New Roman" w:hAnsi="Times New Roman" w:cs="Times New Roman"/>
          <w:b/>
          <w:bCs/>
          <w:sz w:val="24"/>
          <w:szCs w:val="24"/>
        </w:rPr>
        <w:t>H₃:</w:t>
      </w:r>
      <w:r w:rsidRPr="001748C4">
        <w:rPr>
          <w:rFonts w:ascii="Times New Roman" w:hAnsi="Times New Roman" w:cs="Times New Roman"/>
          <w:sz w:val="24"/>
          <w:szCs w:val="24"/>
        </w:rPr>
        <w:t xml:space="preserve"> Capital structure, corporate social responsibility, risk management framework and investments strategy positively influence the profitability of SONARWA </w:t>
      </w:r>
      <w:r w:rsidR="00544859" w:rsidRPr="001748C4">
        <w:rPr>
          <w:rFonts w:ascii="Times New Roman" w:hAnsi="Times New Roman" w:cs="Times New Roman"/>
          <w:sz w:val="24"/>
          <w:szCs w:val="24"/>
        </w:rPr>
        <w:t>insurance company</w:t>
      </w:r>
      <w:r w:rsidRPr="001748C4">
        <w:rPr>
          <w:rFonts w:ascii="Times New Roman" w:hAnsi="Times New Roman" w:cs="Times New Roman"/>
          <w:sz w:val="24"/>
          <w:szCs w:val="24"/>
        </w:rPr>
        <w:t>.</w:t>
      </w:r>
    </w:p>
    <w:p w14:paraId="4A597788" w14:textId="77777777" w:rsidR="003D53BC" w:rsidRPr="001748C4" w:rsidRDefault="003D53BC" w:rsidP="001748C4">
      <w:pPr>
        <w:spacing w:line="360" w:lineRule="auto"/>
        <w:jc w:val="both"/>
        <w:rPr>
          <w:rFonts w:ascii="Times New Roman" w:hAnsi="Times New Roman" w:cs="Times New Roman"/>
          <w:b/>
          <w:bCs/>
          <w:sz w:val="24"/>
          <w:szCs w:val="24"/>
        </w:rPr>
      </w:pPr>
    </w:p>
    <w:p w14:paraId="3FDB743A" w14:textId="7979566E" w:rsidR="000C00A6" w:rsidRPr="003E5BA1" w:rsidRDefault="000C00A6">
      <w:pPr>
        <w:pStyle w:val="Heading1"/>
        <w:numPr>
          <w:ilvl w:val="1"/>
          <w:numId w:val="6"/>
        </w:numPr>
        <w:spacing w:line="360" w:lineRule="auto"/>
        <w:jc w:val="both"/>
        <w:rPr>
          <w:rFonts w:ascii="Times New Roman" w:hAnsi="Times New Roman" w:cs="Times New Roman"/>
          <w:b w:val="0"/>
          <w:bCs w:val="0"/>
        </w:rPr>
      </w:pPr>
      <w:bookmarkStart w:id="27" w:name="_Toc202527932"/>
      <w:r w:rsidRPr="003E5BA1">
        <w:rPr>
          <w:rFonts w:ascii="Times New Roman" w:hAnsi="Times New Roman" w:cs="Times New Roman"/>
        </w:rPr>
        <w:t>Choice of the study</w:t>
      </w:r>
      <w:bookmarkEnd w:id="27"/>
    </w:p>
    <w:p w14:paraId="6106AA90" w14:textId="3AA22BD9" w:rsidR="000C00A6" w:rsidRPr="001748C4" w:rsidRDefault="000C00A6"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The research was undertaken to understand how corporate governance influences the profitability of insurance companies. Strong governance ensures transparency and accountability, leading to better financial performance. The study, therefore, is going to try to identify best practices that can be instituted in the insurance sector, as well as suggest areas for </w:t>
      </w:r>
      <w:r w:rsidRPr="001748C4">
        <w:rPr>
          <w:rFonts w:ascii="Times New Roman" w:hAnsi="Times New Roman" w:cs="Times New Roman"/>
          <w:sz w:val="24"/>
          <w:szCs w:val="24"/>
        </w:rPr>
        <w:lastRenderedPageBreak/>
        <w:t>improvement. This topic was chosen due to its significant impact on the financial stability and competitiveness of insurance companies.</w:t>
      </w:r>
    </w:p>
    <w:p w14:paraId="24B28BEA" w14:textId="77777777" w:rsidR="00BC0679" w:rsidRPr="001748C4" w:rsidRDefault="00BC0679" w:rsidP="001748C4">
      <w:pPr>
        <w:spacing w:line="360" w:lineRule="auto"/>
        <w:jc w:val="both"/>
        <w:rPr>
          <w:rFonts w:ascii="Times New Roman" w:hAnsi="Times New Roman" w:cs="Times New Roman"/>
          <w:sz w:val="24"/>
          <w:szCs w:val="24"/>
        </w:rPr>
      </w:pPr>
    </w:p>
    <w:p w14:paraId="57CA39D1" w14:textId="73FC4EB0" w:rsidR="000C00A6" w:rsidRPr="003E5BA1" w:rsidRDefault="004E29A7">
      <w:pPr>
        <w:pStyle w:val="Heading1"/>
        <w:numPr>
          <w:ilvl w:val="1"/>
          <w:numId w:val="6"/>
        </w:numPr>
        <w:spacing w:line="360" w:lineRule="auto"/>
        <w:jc w:val="both"/>
        <w:rPr>
          <w:rFonts w:ascii="Times New Roman" w:hAnsi="Times New Roman" w:cs="Times New Roman"/>
          <w:b w:val="0"/>
          <w:bCs w:val="0"/>
        </w:rPr>
      </w:pPr>
      <w:bookmarkStart w:id="28" w:name="_Toc202527933"/>
      <w:r w:rsidRPr="003E5BA1">
        <w:rPr>
          <w:rFonts w:ascii="Times New Roman" w:hAnsi="Times New Roman" w:cs="Times New Roman"/>
        </w:rPr>
        <w:t>S</w:t>
      </w:r>
      <w:r w:rsidR="000C00A6" w:rsidRPr="003E5BA1">
        <w:rPr>
          <w:rFonts w:ascii="Times New Roman" w:hAnsi="Times New Roman" w:cs="Times New Roman"/>
        </w:rPr>
        <w:t>ignificance of the study</w:t>
      </w:r>
      <w:bookmarkEnd w:id="28"/>
    </w:p>
    <w:p w14:paraId="0418E929" w14:textId="77777777" w:rsidR="000C00A6" w:rsidRPr="001748C4" w:rsidRDefault="000C00A6"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It is important in terms of benefiting various parties in the insurance industry. Insurance companies will understand what corporate governance practices will aid them in increasing their profitability and competitiveness, while regulators and policymakers will use the findings to formulate frameworks that aim at providing transparency and accountability necessary for a stable and trustworthy insurance sector. Therefore, investors and shareholders will be able to make decisions based on governance practices that result in financial stability and growth. Indirectly, even the customers would be benefiting from the same because an improved financial health of the insurance firms can also increase the level of facilities and services provided. Academics and researchers can build on this study to further explore the intricate relationship between governance and profitability in the financial sector. The overall objective of the study is to realize a more resilient, efficient, and sustainable insurance industry achieved through enhanced corporate governance.</w:t>
      </w:r>
    </w:p>
    <w:p w14:paraId="48379C56" w14:textId="77777777" w:rsidR="00BC0679" w:rsidRPr="001748C4" w:rsidRDefault="00BC0679" w:rsidP="001748C4">
      <w:pPr>
        <w:spacing w:line="360" w:lineRule="auto"/>
        <w:jc w:val="both"/>
        <w:rPr>
          <w:rFonts w:ascii="Times New Roman" w:hAnsi="Times New Roman" w:cs="Times New Roman"/>
          <w:sz w:val="24"/>
          <w:szCs w:val="24"/>
        </w:rPr>
      </w:pPr>
    </w:p>
    <w:p w14:paraId="4AB58264" w14:textId="3163B744" w:rsidR="000C00A6" w:rsidRPr="003E5BA1" w:rsidRDefault="000C00A6">
      <w:pPr>
        <w:pStyle w:val="Heading1"/>
        <w:numPr>
          <w:ilvl w:val="1"/>
          <w:numId w:val="6"/>
        </w:numPr>
        <w:spacing w:line="360" w:lineRule="auto"/>
        <w:jc w:val="both"/>
        <w:rPr>
          <w:rFonts w:ascii="Times New Roman" w:hAnsi="Times New Roman" w:cs="Times New Roman"/>
          <w:b w:val="0"/>
          <w:bCs w:val="0"/>
        </w:rPr>
      </w:pPr>
      <w:bookmarkStart w:id="29" w:name="_Toc202527934"/>
      <w:r w:rsidRPr="003E5BA1">
        <w:rPr>
          <w:rFonts w:ascii="Times New Roman" w:hAnsi="Times New Roman" w:cs="Times New Roman"/>
        </w:rPr>
        <w:t>Scope of the study</w:t>
      </w:r>
      <w:bookmarkEnd w:id="29"/>
    </w:p>
    <w:p w14:paraId="30580E85" w14:textId="77777777" w:rsidR="000C00A6" w:rsidRPr="001748C4" w:rsidRDefault="000C00A6"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The scope limits the research study to an analysis of the roles played by corporate governance in insurance companies within the set timeline between 2015-2025. There is relevance regarding contribution or findings at the regional levels since the research focuses on a state in Rwanda. Research limits itself only to firms' corporate governance and financial performances while excluding external factors influencing their profitability. The results will, therefore, have prime applicability to the Rwandan insurance sector but may provide some insight even for other countries with similar economic and regulatory conditions. Other financial institutions like banks or investment firms are out of the scope of this study. In any case, research work focuses solely on public information, hence no confidential or proprietary data are involved. It sets the boundaries for the research, which enables clear and precise focus on the particular topic being studied.</w:t>
      </w:r>
    </w:p>
    <w:p w14:paraId="2C3E3517" w14:textId="77777777" w:rsidR="00BC0679" w:rsidRPr="001748C4" w:rsidRDefault="00BC0679" w:rsidP="001748C4">
      <w:pPr>
        <w:spacing w:line="360" w:lineRule="auto"/>
        <w:jc w:val="both"/>
        <w:rPr>
          <w:rFonts w:ascii="Times New Roman" w:hAnsi="Times New Roman" w:cs="Times New Roman"/>
          <w:sz w:val="24"/>
          <w:szCs w:val="24"/>
        </w:rPr>
      </w:pPr>
    </w:p>
    <w:p w14:paraId="3D31D623" w14:textId="597A72F5" w:rsidR="000C00A6" w:rsidRPr="003E5BA1" w:rsidRDefault="000C00A6">
      <w:pPr>
        <w:pStyle w:val="Heading1"/>
        <w:numPr>
          <w:ilvl w:val="1"/>
          <w:numId w:val="6"/>
        </w:numPr>
        <w:spacing w:line="360" w:lineRule="auto"/>
        <w:jc w:val="both"/>
        <w:rPr>
          <w:rFonts w:ascii="Times New Roman" w:hAnsi="Times New Roman" w:cs="Times New Roman"/>
          <w:b w:val="0"/>
          <w:bCs w:val="0"/>
        </w:rPr>
      </w:pPr>
      <w:bookmarkStart w:id="30" w:name="_Toc202527935"/>
      <w:r w:rsidRPr="003E5BA1">
        <w:rPr>
          <w:rFonts w:ascii="Times New Roman" w:hAnsi="Times New Roman" w:cs="Times New Roman"/>
        </w:rPr>
        <w:t>Research methodology</w:t>
      </w:r>
      <w:bookmarkEnd w:id="30"/>
    </w:p>
    <w:p w14:paraId="5BF7FFAB" w14:textId="3E3A5A17" w:rsidR="00985A1F" w:rsidRPr="001748C4" w:rsidRDefault="00874A46"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This research will investigate the role of corporate governance in the profitability of insurance companies, focusing on the Sonarwa </w:t>
      </w:r>
      <w:r w:rsidR="00544859" w:rsidRPr="001748C4">
        <w:rPr>
          <w:rFonts w:ascii="Times New Roman" w:hAnsi="Times New Roman" w:cs="Times New Roman"/>
          <w:sz w:val="24"/>
          <w:szCs w:val="24"/>
        </w:rPr>
        <w:t>insurance company</w:t>
      </w:r>
      <w:r w:rsidRPr="001748C4">
        <w:rPr>
          <w:rFonts w:ascii="Times New Roman" w:hAnsi="Times New Roman" w:cs="Times New Roman"/>
          <w:sz w:val="24"/>
          <w:szCs w:val="24"/>
        </w:rPr>
        <w:t xml:space="preserve"> </w:t>
      </w:r>
      <w:r w:rsidR="00544859" w:rsidRPr="001748C4">
        <w:rPr>
          <w:rFonts w:ascii="Times New Roman" w:hAnsi="Times New Roman" w:cs="Times New Roman"/>
          <w:sz w:val="24"/>
          <w:szCs w:val="24"/>
        </w:rPr>
        <w:t xml:space="preserve">a </w:t>
      </w:r>
      <w:r w:rsidRPr="001748C4">
        <w:rPr>
          <w:rFonts w:ascii="Times New Roman" w:hAnsi="Times New Roman" w:cs="Times New Roman"/>
          <w:sz w:val="24"/>
          <w:szCs w:val="24"/>
        </w:rPr>
        <w:t xml:space="preserve">descriptive research design will be employed to explore the relationship between corporate governance practices and financial </w:t>
      </w:r>
      <w:r w:rsidRPr="001748C4">
        <w:rPr>
          <w:rFonts w:ascii="Times New Roman" w:hAnsi="Times New Roman" w:cs="Times New Roman"/>
          <w:sz w:val="24"/>
          <w:szCs w:val="24"/>
        </w:rPr>
        <w:lastRenderedPageBreak/>
        <w:t xml:space="preserve">performance. </w:t>
      </w:r>
      <w:r w:rsidR="00985A1F" w:rsidRPr="001748C4">
        <w:rPr>
          <w:rFonts w:ascii="Times New Roman" w:hAnsi="Times New Roman" w:cs="Times New Roman"/>
          <w:sz w:val="24"/>
          <w:szCs w:val="24"/>
        </w:rPr>
        <w:t xml:space="preserve"> data will gather using questionnaires for primary data and documentary for secondary data, the</w:t>
      </w:r>
      <w:r w:rsidRPr="001748C4">
        <w:rPr>
          <w:rFonts w:ascii="Times New Roman" w:hAnsi="Times New Roman" w:cs="Times New Roman"/>
          <w:sz w:val="24"/>
          <w:szCs w:val="24"/>
        </w:rPr>
        <w:t xml:space="preserve"> study will use both qualitative and quantitative methods, with data collected from official reports, databases, and publications covering the period from 2020 to 2024. The population includes approximately 100 </w:t>
      </w:r>
      <w:r w:rsidR="006E5701" w:rsidRPr="001748C4">
        <w:rPr>
          <w:rFonts w:ascii="Times New Roman" w:hAnsi="Times New Roman" w:cs="Times New Roman"/>
          <w:sz w:val="24"/>
          <w:szCs w:val="24"/>
        </w:rPr>
        <w:t>employees</w:t>
      </w:r>
      <w:r w:rsidR="009A0A02">
        <w:rPr>
          <w:rFonts w:ascii="Times New Roman" w:hAnsi="Times New Roman" w:cs="Times New Roman"/>
          <w:sz w:val="24"/>
          <w:szCs w:val="24"/>
        </w:rPr>
        <w:t>.</w:t>
      </w:r>
      <w:r w:rsidR="00985A1F" w:rsidRPr="001748C4">
        <w:rPr>
          <w:rFonts w:ascii="Times New Roman" w:hAnsi="Times New Roman" w:cs="Times New Roman"/>
          <w:sz w:val="24"/>
          <w:szCs w:val="24"/>
        </w:rPr>
        <w:t xml:space="preserve"> The sample size is 32 employees selected using purposive sampling technique from various departments involved in governance and decision-making processes.</w:t>
      </w:r>
    </w:p>
    <w:p w14:paraId="4A876A91" w14:textId="0A63F2CB" w:rsidR="00874A46" w:rsidRPr="001748C4" w:rsidRDefault="00985A1F"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Data will be analyzing using frequencies and percentage using Microsoft excels for open ended questions and SPSS for closed ended questions</w:t>
      </w:r>
      <w:r w:rsidR="00CF7A52" w:rsidRPr="001748C4">
        <w:rPr>
          <w:rFonts w:ascii="Times New Roman" w:hAnsi="Times New Roman" w:cs="Times New Roman"/>
          <w:sz w:val="24"/>
          <w:szCs w:val="24"/>
        </w:rPr>
        <w:t xml:space="preserve"> </w:t>
      </w:r>
      <w:r w:rsidR="00874A46" w:rsidRPr="001748C4">
        <w:rPr>
          <w:rFonts w:ascii="Times New Roman" w:hAnsi="Times New Roman" w:cs="Times New Roman"/>
          <w:sz w:val="24"/>
          <w:szCs w:val="24"/>
        </w:rPr>
        <w:t>to identify trends and relationships between governance practices and profitability. This approach will provide a systematic understanding of how specific corporate governance practices influence the financial performance of Sonarwa</w:t>
      </w:r>
      <w:r w:rsidR="00544859" w:rsidRPr="001748C4">
        <w:rPr>
          <w:rFonts w:ascii="Times New Roman" w:hAnsi="Times New Roman" w:cs="Times New Roman"/>
          <w:sz w:val="24"/>
          <w:szCs w:val="24"/>
        </w:rPr>
        <w:t xml:space="preserve"> insurance company</w:t>
      </w:r>
      <w:r w:rsidR="00874A46" w:rsidRPr="001748C4">
        <w:rPr>
          <w:rFonts w:ascii="Times New Roman" w:hAnsi="Times New Roman" w:cs="Times New Roman"/>
          <w:sz w:val="24"/>
          <w:szCs w:val="24"/>
        </w:rPr>
        <w:t>, ensuring the reliability of the results through representative sampling and thorough data analysis.</w:t>
      </w:r>
    </w:p>
    <w:p w14:paraId="010536E8" w14:textId="10D43F9E" w:rsidR="009A0A02" w:rsidRPr="003822B9" w:rsidRDefault="009A0A02" w:rsidP="003822B9">
      <w:pPr>
        <w:pStyle w:val="Heading1"/>
        <w:rPr>
          <w:rFonts w:ascii="Times New Roman" w:hAnsi="Times New Roman" w:cs="Times New Roman"/>
        </w:rPr>
      </w:pPr>
      <w:bookmarkStart w:id="31" w:name="_Toc202527477"/>
      <w:bookmarkStart w:id="32" w:name="_Toc202527936"/>
      <w:r w:rsidRPr="003822B9">
        <w:rPr>
          <w:rFonts w:ascii="Times New Roman" w:hAnsi="Times New Roman" w:cs="Times New Roman"/>
        </w:rPr>
        <w:t xml:space="preserve">Figure </w:t>
      </w:r>
      <w:r w:rsidRPr="003822B9">
        <w:rPr>
          <w:rFonts w:ascii="Times New Roman" w:hAnsi="Times New Roman" w:cs="Times New Roman"/>
        </w:rPr>
        <w:fldChar w:fldCharType="begin"/>
      </w:r>
      <w:r w:rsidRPr="003822B9">
        <w:rPr>
          <w:rFonts w:ascii="Times New Roman" w:hAnsi="Times New Roman" w:cs="Times New Roman"/>
        </w:rPr>
        <w:instrText xml:space="preserve"> SEQ Figure \* ARABIC </w:instrText>
      </w:r>
      <w:r w:rsidRPr="003822B9">
        <w:rPr>
          <w:rFonts w:ascii="Times New Roman" w:hAnsi="Times New Roman" w:cs="Times New Roman"/>
        </w:rPr>
        <w:fldChar w:fldCharType="separate"/>
      </w:r>
      <w:r w:rsidRPr="003822B9">
        <w:rPr>
          <w:rFonts w:ascii="Times New Roman" w:hAnsi="Times New Roman" w:cs="Times New Roman"/>
          <w:noProof/>
        </w:rPr>
        <w:t>1</w:t>
      </w:r>
      <w:r w:rsidRPr="003822B9">
        <w:rPr>
          <w:rFonts w:ascii="Times New Roman" w:hAnsi="Times New Roman" w:cs="Times New Roman"/>
        </w:rPr>
        <w:fldChar w:fldCharType="end"/>
      </w:r>
      <w:r w:rsidRPr="003822B9">
        <w:rPr>
          <w:rFonts w:ascii="Times New Roman" w:hAnsi="Times New Roman" w:cs="Times New Roman"/>
        </w:rPr>
        <w:t>: Conceptual framework</w:t>
      </w:r>
      <w:bookmarkEnd w:id="31"/>
      <w:bookmarkEnd w:id="32"/>
      <w:r w:rsidRPr="003822B9">
        <w:rPr>
          <w:rFonts w:ascii="Times New Roman" w:hAnsi="Times New Roman" w:cs="Times New Roman"/>
        </w:rPr>
        <w:t xml:space="preserve">                                                                    </w:t>
      </w:r>
    </w:p>
    <w:p w14:paraId="32EF4671" w14:textId="401811DC" w:rsidR="009A0A02" w:rsidRDefault="009A0A02" w:rsidP="009A0A02">
      <w:pPr>
        <w:pStyle w:val="Caption"/>
        <w:jc w:val="both"/>
      </w:pPr>
    </w:p>
    <w:p w14:paraId="79EC9B75" w14:textId="436EC36E" w:rsidR="000C00A6" w:rsidRPr="001748C4" w:rsidRDefault="000C00A6" w:rsidP="003E5BA1">
      <w:pPr>
        <w:spacing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Independent Variables</w:t>
      </w:r>
      <w:r w:rsidR="00CF7A52" w:rsidRPr="001748C4">
        <w:rPr>
          <w:rFonts w:ascii="Times New Roman" w:hAnsi="Times New Roman" w:cs="Times New Roman"/>
          <w:b/>
          <w:bCs/>
          <w:sz w:val="24"/>
          <w:szCs w:val="24"/>
        </w:rPr>
        <w:t>:</w:t>
      </w:r>
      <w:r w:rsidRPr="001748C4">
        <w:rPr>
          <w:rFonts w:ascii="Times New Roman" w:hAnsi="Times New Roman" w:cs="Times New Roman"/>
          <w:b/>
          <w:bCs/>
          <w:sz w:val="24"/>
          <w:szCs w:val="24"/>
        </w:rPr>
        <w:t xml:space="preserve">                </w:t>
      </w:r>
      <w:r w:rsidR="00BC0679" w:rsidRPr="001748C4">
        <w:rPr>
          <w:rFonts w:ascii="Times New Roman" w:hAnsi="Times New Roman" w:cs="Times New Roman"/>
          <w:b/>
          <w:bCs/>
          <w:sz w:val="24"/>
          <w:szCs w:val="24"/>
        </w:rPr>
        <w:t xml:space="preserve">                                                  Dependent </w:t>
      </w:r>
      <w:commentRangeStart w:id="33"/>
      <w:commentRangeStart w:id="34"/>
      <w:r w:rsidR="00BC0679" w:rsidRPr="001748C4">
        <w:rPr>
          <w:rFonts w:ascii="Times New Roman" w:hAnsi="Times New Roman" w:cs="Times New Roman"/>
          <w:b/>
          <w:bCs/>
          <w:sz w:val="24"/>
          <w:szCs w:val="24"/>
        </w:rPr>
        <w:t>Variables</w:t>
      </w:r>
      <w:commentRangeEnd w:id="33"/>
      <w:r w:rsidR="00BC0679" w:rsidRPr="001748C4">
        <w:rPr>
          <w:rStyle w:val="CommentReference"/>
          <w:rFonts w:ascii="Times New Roman" w:eastAsia="SimSun" w:hAnsi="Times New Roman" w:cs="Times New Roman"/>
          <w:sz w:val="24"/>
          <w:szCs w:val="24"/>
        </w:rPr>
        <w:commentReference w:id="33"/>
      </w:r>
      <w:commentRangeEnd w:id="34"/>
      <w:r w:rsidR="00BC0679" w:rsidRPr="001748C4">
        <w:rPr>
          <w:rStyle w:val="CommentReference"/>
          <w:rFonts w:ascii="Times New Roman" w:eastAsia="SimSun" w:hAnsi="Times New Roman" w:cs="Times New Roman"/>
          <w:sz w:val="24"/>
          <w:szCs w:val="24"/>
        </w:rPr>
        <w:commentReference w:id="34"/>
      </w:r>
      <w:r w:rsidRPr="001748C4">
        <w:rPr>
          <w:rFonts w:ascii="Times New Roman" w:hAnsi="Times New Roman" w:cs="Times New Roman"/>
          <w:b/>
          <w:bCs/>
          <w:sz w:val="24"/>
          <w:szCs w:val="24"/>
        </w:rPr>
        <w:t xml:space="preserve">                                                            </w:t>
      </w:r>
    </w:p>
    <w:p w14:paraId="0514D949" w14:textId="22C7D2C8" w:rsidR="000C00A6" w:rsidRPr="003E5BA1" w:rsidRDefault="00BC0679" w:rsidP="001748C4">
      <w:pPr>
        <w:spacing w:line="360" w:lineRule="auto"/>
        <w:jc w:val="both"/>
        <w:rPr>
          <w:rFonts w:ascii="Times New Roman" w:hAnsi="Times New Roman" w:cs="Times New Roman"/>
          <w:b/>
          <w:bCs/>
          <w:sz w:val="24"/>
          <w:szCs w:val="24"/>
        </w:rPr>
      </w:pPr>
      <w:r w:rsidRPr="003E5BA1">
        <w:rPr>
          <w:rFonts w:ascii="Times New Roman" w:hAnsi="Times New Roman" w:cs="Times New Roman"/>
          <w:b/>
          <w:bCs/>
          <w:noProof/>
          <w:sz w:val="24"/>
          <w:szCs w:val="24"/>
          <w:lang w:eastAsia="en-US"/>
        </w:rPr>
        <mc:AlternateContent>
          <mc:Choice Requires="wps">
            <w:drawing>
              <wp:anchor distT="0" distB="0" distL="114300" distR="114300" simplePos="0" relativeHeight="251663360" behindDoc="0" locked="0" layoutInCell="1" allowOverlap="1" wp14:anchorId="568A8DC7" wp14:editId="58BAEF2B">
                <wp:simplePos x="0" y="0"/>
                <wp:positionH relativeFrom="column">
                  <wp:posOffset>1867711</wp:posOffset>
                </wp:positionH>
                <wp:positionV relativeFrom="paragraph">
                  <wp:posOffset>405968</wp:posOffset>
                </wp:positionV>
                <wp:extent cx="2104376" cy="121974"/>
                <wp:effectExtent l="0" t="19050" r="29845" b="30480"/>
                <wp:wrapNone/>
                <wp:docPr id="1985285909" name="Arrow: Right 11"/>
                <wp:cNvGraphicFramePr/>
                <a:graphic xmlns:a="http://schemas.openxmlformats.org/drawingml/2006/main">
                  <a:graphicData uri="http://schemas.microsoft.com/office/word/2010/wordprocessingShape">
                    <wps:wsp>
                      <wps:cNvSpPr/>
                      <wps:spPr>
                        <a:xfrm>
                          <a:off x="0" y="0"/>
                          <a:ext cx="2104376" cy="121974"/>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343B6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1" o:spid="_x0000_s1026" type="#_x0000_t13" style="position:absolute;margin-left:147.05pt;margin-top:31.95pt;width:165.7pt;height:9.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" adj="20974" fillcolor="#5b9bd5 [3204]" strokecolor="#091723 [484]" strokeweight="1pt"/>
            </w:pict>
          </mc:Fallback>
        </mc:AlternateContent>
      </w:r>
      <w:r w:rsidR="004F2E79" w:rsidRPr="003E5BA1">
        <w:rPr>
          <w:rFonts w:ascii="Times New Roman" w:hAnsi="Times New Roman" w:cs="Times New Roman"/>
          <w:b/>
          <w:bCs/>
          <w:noProof/>
          <w:sz w:val="24"/>
          <w:szCs w:val="24"/>
          <w:lang w:eastAsia="en-US"/>
        </w:rPr>
        <mc:AlternateContent>
          <mc:Choice Requires="wps">
            <w:drawing>
              <wp:anchor distT="0" distB="0" distL="114300" distR="114300" simplePos="0" relativeHeight="251662336" behindDoc="0" locked="0" layoutInCell="1" allowOverlap="1" wp14:anchorId="0D264B8A" wp14:editId="46C82A4D">
                <wp:simplePos x="0" y="0"/>
                <wp:positionH relativeFrom="column">
                  <wp:posOffset>2351592</wp:posOffset>
                </wp:positionH>
                <wp:positionV relativeFrom="paragraph">
                  <wp:posOffset>518046</wp:posOffset>
                </wp:positionV>
                <wp:extent cx="171450" cy="1342529"/>
                <wp:effectExtent l="19050" t="19050" r="38100" b="10160"/>
                <wp:wrapNone/>
                <wp:docPr id="1413719178" name="Arrow: Up 10"/>
                <wp:cNvGraphicFramePr/>
                <a:graphic xmlns:a="http://schemas.openxmlformats.org/drawingml/2006/main">
                  <a:graphicData uri="http://schemas.microsoft.com/office/word/2010/wordprocessingShape">
                    <wps:wsp>
                      <wps:cNvSpPr/>
                      <wps:spPr>
                        <a:xfrm>
                          <a:off x="0" y="0"/>
                          <a:ext cx="171450" cy="1342529"/>
                        </a:xfrm>
                        <a:prstGeom prst="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15A3D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10" o:spid="_x0000_s1026" type="#_x0000_t68" style="position:absolute;margin-left:185.15pt;margin-top:40.8pt;width:13.5pt;height:105.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" adj="1379" fillcolor="#5b9bd5 [3204]" strokecolor="#091723 [484]" strokeweight="1pt"/>
            </w:pict>
          </mc:Fallback>
        </mc:AlternateConten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tblGrid>
      <w:tr w:rsidR="000C00A6" w:rsidRPr="001748C4" w14:paraId="7D73E736" w14:textId="77777777" w:rsidTr="003E5BA1">
        <w:trPr>
          <w:trHeight w:val="1153"/>
        </w:trPr>
        <w:tc>
          <w:tcPr>
            <w:tcW w:w="2790" w:type="dxa"/>
          </w:tcPr>
          <w:p w14:paraId="3102A794" w14:textId="3BA7105B" w:rsidR="004967A3" w:rsidRPr="003E5BA1" w:rsidRDefault="004967A3" w:rsidP="001748C4">
            <w:pPr>
              <w:spacing w:after="160" w:line="360" w:lineRule="auto"/>
              <w:jc w:val="both"/>
              <w:rPr>
                <w:rFonts w:ascii="Times New Roman" w:hAnsi="Times New Roman" w:cs="Times New Roman"/>
                <w:b/>
                <w:bCs/>
                <w:sz w:val="24"/>
                <w:szCs w:val="24"/>
                <w:u w:val="single"/>
              </w:rPr>
            </w:pPr>
            <w:r w:rsidRPr="003E5BA1">
              <w:rPr>
                <w:rFonts w:ascii="Times New Roman" w:hAnsi="Times New Roman" w:cs="Times New Roman"/>
                <w:b/>
                <w:bCs/>
                <w:sz w:val="24"/>
                <w:szCs w:val="24"/>
                <w:u w:val="single"/>
              </w:rPr>
              <w:t xml:space="preserve">Corporate Governance </w:t>
            </w:r>
          </w:p>
          <w:p w14:paraId="0BE069B7" w14:textId="4FB36A52" w:rsidR="000C00A6" w:rsidRPr="003E5BA1" w:rsidRDefault="000C00A6">
            <w:pPr>
              <w:pStyle w:val="ListParagraph"/>
              <w:numPr>
                <w:ilvl w:val="0"/>
                <w:numId w:val="1"/>
              </w:numPr>
              <w:spacing w:after="160" w:line="360" w:lineRule="auto"/>
              <w:jc w:val="both"/>
              <w:rPr>
                <w:rFonts w:ascii="Times New Roman" w:hAnsi="Times New Roman" w:cs="Times New Roman"/>
                <w:b/>
                <w:bCs/>
                <w:sz w:val="24"/>
                <w:szCs w:val="24"/>
              </w:rPr>
            </w:pPr>
            <w:r w:rsidRPr="003E5BA1">
              <w:rPr>
                <w:rFonts w:ascii="Times New Roman" w:hAnsi="Times New Roman" w:cs="Times New Roman"/>
                <w:sz w:val="24"/>
                <w:szCs w:val="24"/>
              </w:rPr>
              <w:t>Board Composition</w:t>
            </w:r>
          </w:p>
          <w:p w14:paraId="3B443AB1" w14:textId="77777777" w:rsidR="000C00A6" w:rsidRPr="003E5BA1" w:rsidRDefault="000C00A6">
            <w:pPr>
              <w:pStyle w:val="ListParagraph"/>
              <w:numPr>
                <w:ilvl w:val="0"/>
                <w:numId w:val="1"/>
              </w:numPr>
              <w:spacing w:after="160" w:line="360" w:lineRule="auto"/>
              <w:jc w:val="both"/>
              <w:rPr>
                <w:rFonts w:ascii="Times New Roman" w:hAnsi="Times New Roman" w:cs="Times New Roman"/>
                <w:b/>
                <w:bCs/>
                <w:sz w:val="24"/>
                <w:szCs w:val="24"/>
              </w:rPr>
            </w:pPr>
            <w:r w:rsidRPr="003E5BA1">
              <w:rPr>
                <w:rFonts w:ascii="Times New Roman" w:hAnsi="Times New Roman" w:cs="Times New Roman"/>
                <w:sz w:val="24"/>
                <w:szCs w:val="24"/>
              </w:rPr>
              <w:t>Executive Compensation</w:t>
            </w:r>
          </w:p>
          <w:p w14:paraId="49DC79B2" w14:textId="77777777" w:rsidR="000C00A6" w:rsidRPr="003E5BA1" w:rsidRDefault="000C00A6">
            <w:pPr>
              <w:pStyle w:val="ListParagraph"/>
              <w:numPr>
                <w:ilvl w:val="0"/>
                <w:numId w:val="1"/>
              </w:numPr>
              <w:spacing w:after="160" w:line="360" w:lineRule="auto"/>
              <w:jc w:val="both"/>
              <w:rPr>
                <w:rFonts w:ascii="Times New Roman" w:hAnsi="Times New Roman" w:cs="Times New Roman"/>
                <w:b/>
                <w:bCs/>
                <w:sz w:val="24"/>
                <w:szCs w:val="24"/>
              </w:rPr>
            </w:pPr>
            <w:r w:rsidRPr="003E5BA1">
              <w:rPr>
                <w:rFonts w:ascii="Times New Roman" w:hAnsi="Times New Roman" w:cs="Times New Roman"/>
                <w:sz w:val="24"/>
                <w:szCs w:val="24"/>
              </w:rPr>
              <w:t>Audit Practices</w:t>
            </w:r>
          </w:p>
          <w:p w14:paraId="438C6E65" w14:textId="28E8E1BC" w:rsidR="008A2DCB" w:rsidRPr="003E5BA1" w:rsidRDefault="008A2DCB">
            <w:pPr>
              <w:pStyle w:val="ListParagraph"/>
              <w:numPr>
                <w:ilvl w:val="0"/>
                <w:numId w:val="1"/>
              </w:numPr>
              <w:spacing w:after="160" w:line="360" w:lineRule="auto"/>
              <w:jc w:val="both"/>
              <w:rPr>
                <w:rFonts w:ascii="Times New Roman" w:hAnsi="Times New Roman" w:cs="Times New Roman"/>
                <w:b/>
                <w:bCs/>
                <w:sz w:val="24"/>
                <w:szCs w:val="24"/>
              </w:rPr>
            </w:pPr>
            <w:r w:rsidRPr="003E5BA1">
              <w:rPr>
                <w:rFonts w:ascii="Times New Roman" w:hAnsi="Times New Roman" w:cs="Times New Roman"/>
                <w:sz w:val="24"/>
                <w:szCs w:val="24"/>
              </w:rPr>
              <w:t>Risk management</w:t>
            </w:r>
          </w:p>
        </w:tc>
      </w:tr>
    </w:tbl>
    <w:tbl>
      <w:tblPr>
        <w:tblpPr w:leftFromText="180" w:rightFromText="180" w:vertAnchor="text" w:horzAnchor="page" w:tblpX="7736" w:tblpY="-269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23"/>
      </w:tblGrid>
      <w:tr w:rsidR="000C00A6" w:rsidRPr="001748C4" w14:paraId="7FDBEC3C" w14:textId="77777777" w:rsidTr="00C612A4">
        <w:trPr>
          <w:trHeight w:val="2147"/>
        </w:trPr>
        <w:tc>
          <w:tcPr>
            <w:tcW w:w="3223" w:type="dxa"/>
          </w:tcPr>
          <w:p w14:paraId="0735602A" w14:textId="02BA090C" w:rsidR="000C00A6" w:rsidRPr="003E5BA1" w:rsidRDefault="000C00A6" w:rsidP="001748C4">
            <w:pPr>
              <w:spacing w:after="160" w:line="360" w:lineRule="auto"/>
              <w:jc w:val="both"/>
              <w:rPr>
                <w:rFonts w:ascii="Times New Roman" w:hAnsi="Times New Roman" w:cs="Times New Roman"/>
                <w:b/>
                <w:bCs/>
                <w:sz w:val="24"/>
                <w:szCs w:val="24"/>
                <w:u w:val="single"/>
              </w:rPr>
            </w:pPr>
            <w:r w:rsidRPr="003E5BA1">
              <w:rPr>
                <w:rFonts w:ascii="Times New Roman" w:hAnsi="Times New Roman" w:cs="Times New Roman"/>
                <w:b/>
                <w:bCs/>
                <w:sz w:val="24"/>
                <w:szCs w:val="24"/>
                <w:u w:val="single"/>
              </w:rPr>
              <w:t>Profitability</w:t>
            </w:r>
          </w:p>
          <w:p w14:paraId="6AF76441" w14:textId="518381E1" w:rsidR="00CF7A52" w:rsidRPr="003E5BA1" w:rsidRDefault="00E51343">
            <w:pPr>
              <w:pStyle w:val="ListParagraph"/>
              <w:numPr>
                <w:ilvl w:val="0"/>
                <w:numId w:val="3"/>
              </w:num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Customer satisfaction</w:t>
            </w:r>
          </w:p>
          <w:p w14:paraId="2FCDFD70" w14:textId="071F3DBD" w:rsidR="00CF7A52" w:rsidRPr="003E5BA1" w:rsidRDefault="00CF7A52">
            <w:pPr>
              <w:pStyle w:val="ListParagraph"/>
              <w:numPr>
                <w:ilvl w:val="0"/>
                <w:numId w:val="3"/>
              </w:num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Net Profit Margin</w:t>
            </w:r>
          </w:p>
          <w:p w14:paraId="3463AAEF" w14:textId="77777777" w:rsidR="00CF7A52" w:rsidRPr="003E5BA1" w:rsidRDefault="00E51343">
            <w:pPr>
              <w:pStyle w:val="ListParagraph"/>
              <w:numPr>
                <w:ilvl w:val="0"/>
                <w:numId w:val="3"/>
              </w:num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Product qual</w:t>
            </w:r>
            <w:r w:rsidR="009D7A6F" w:rsidRPr="003E5BA1">
              <w:rPr>
                <w:rFonts w:ascii="Times New Roman" w:hAnsi="Times New Roman" w:cs="Times New Roman"/>
                <w:sz w:val="24"/>
                <w:szCs w:val="24"/>
              </w:rPr>
              <w:t>ity</w:t>
            </w:r>
          </w:p>
          <w:p w14:paraId="627A109B" w14:textId="4DFFE431" w:rsidR="005A6D00" w:rsidRPr="003E5BA1" w:rsidRDefault="005A6D00">
            <w:pPr>
              <w:pStyle w:val="ListParagraph"/>
              <w:numPr>
                <w:ilvl w:val="0"/>
                <w:numId w:val="3"/>
              </w:num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Return on asset (ROA)</w:t>
            </w:r>
          </w:p>
        </w:tc>
      </w:tr>
    </w:tbl>
    <w:p w14:paraId="018FC6E7" w14:textId="77777777" w:rsidR="000C00A6" w:rsidRPr="003E5BA1" w:rsidRDefault="000C00A6" w:rsidP="001748C4">
      <w:pPr>
        <w:pStyle w:val="ListParagraph"/>
        <w:spacing w:line="360" w:lineRule="auto"/>
        <w:ind w:left="2940"/>
        <w:jc w:val="both"/>
        <w:rPr>
          <w:rFonts w:ascii="Times New Roman" w:hAnsi="Times New Roman" w:cs="Times New Roman"/>
          <w:b/>
          <w:bCs/>
          <w:sz w:val="24"/>
          <w:szCs w:val="24"/>
        </w:rPr>
      </w:pPr>
    </w:p>
    <w:tbl>
      <w:tblPr>
        <w:tblpPr w:leftFromText="180" w:rightFromText="180" w:vertAnchor="text" w:tblpX="2490" w:tblpY="27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71"/>
      </w:tblGrid>
      <w:tr w:rsidR="006C76DF" w:rsidRPr="001748C4" w14:paraId="3CD183F8" w14:textId="77777777" w:rsidTr="006C76DF">
        <w:trPr>
          <w:trHeight w:val="1880"/>
        </w:trPr>
        <w:tc>
          <w:tcPr>
            <w:tcW w:w="3271" w:type="dxa"/>
          </w:tcPr>
          <w:p w14:paraId="76A84CD7" w14:textId="77777777" w:rsidR="006C76DF" w:rsidRPr="003E5BA1" w:rsidRDefault="006C76DF">
            <w:pPr>
              <w:pStyle w:val="ListParagraph"/>
              <w:numPr>
                <w:ilvl w:val="0"/>
                <w:numId w:val="2"/>
              </w:numPr>
              <w:spacing w:after="160" w:line="360" w:lineRule="auto"/>
              <w:jc w:val="both"/>
              <w:rPr>
                <w:rFonts w:ascii="Times New Roman" w:hAnsi="Times New Roman" w:cs="Times New Roman"/>
                <w:b/>
                <w:bCs/>
                <w:sz w:val="24"/>
                <w:szCs w:val="24"/>
              </w:rPr>
            </w:pPr>
            <w:r w:rsidRPr="003E5BA1">
              <w:rPr>
                <w:rFonts w:ascii="Times New Roman" w:hAnsi="Times New Roman" w:cs="Times New Roman"/>
                <w:sz w:val="24"/>
                <w:szCs w:val="24"/>
              </w:rPr>
              <w:t xml:space="preserve">Transparency, </w:t>
            </w:r>
          </w:p>
          <w:p w14:paraId="3198C207" w14:textId="77777777" w:rsidR="006C76DF" w:rsidRPr="003E5BA1" w:rsidRDefault="006C76DF">
            <w:pPr>
              <w:pStyle w:val="ListParagraph"/>
              <w:numPr>
                <w:ilvl w:val="0"/>
                <w:numId w:val="2"/>
              </w:numPr>
              <w:spacing w:after="160" w:line="360" w:lineRule="auto"/>
              <w:jc w:val="both"/>
              <w:rPr>
                <w:rFonts w:ascii="Times New Roman" w:hAnsi="Times New Roman" w:cs="Times New Roman"/>
                <w:b/>
                <w:bCs/>
                <w:sz w:val="24"/>
                <w:szCs w:val="24"/>
              </w:rPr>
            </w:pPr>
            <w:r w:rsidRPr="003E5BA1">
              <w:rPr>
                <w:rFonts w:ascii="Times New Roman" w:hAnsi="Times New Roman" w:cs="Times New Roman"/>
                <w:sz w:val="24"/>
                <w:szCs w:val="24"/>
              </w:rPr>
              <w:t xml:space="preserve">Accountability, </w:t>
            </w:r>
          </w:p>
          <w:p w14:paraId="4C584C00" w14:textId="77777777" w:rsidR="006C76DF" w:rsidRPr="003E5BA1" w:rsidRDefault="006C76DF">
            <w:pPr>
              <w:pStyle w:val="ListParagraph"/>
              <w:numPr>
                <w:ilvl w:val="0"/>
                <w:numId w:val="2"/>
              </w:numPr>
              <w:spacing w:after="160" w:line="360" w:lineRule="auto"/>
              <w:jc w:val="both"/>
              <w:rPr>
                <w:rFonts w:ascii="Times New Roman" w:hAnsi="Times New Roman" w:cs="Times New Roman"/>
                <w:b/>
                <w:bCs/>
                <w:sz w:val="24"/>
                <w:szCs w:val="24"/>
              </w:rPr>
            </w:pPr>
            <w:r w:rsidRPr="003E5BA1">
              <w:rPr>
                <w:rFonts w:ascii="Times New Roman" w:hAnsi="Times New Roman" w:cs="Times New Roman"/>
                <w:sz w:val="24"/>
                <w:szCs w:val="24"/>
              </w:rPr>
              <w:t>Decision-Making Processes</w:t>
            </w:r>
          </w:p>
          <w:p w14:paraId="4CAA5025" w14:textId="77777777" w:rsidR="006C76DF" w:rsidRPr="003E5BA1" w:rsidRDefault="006C76DF" w:rsidP="001748C4">
            <w:pPr>
              <w:spacing w:line="360" w:lineRule="auto"/>
              <w:jc w:val="both"/>
              <w:rPr>
                <w:rFonts w:ascii="Times New Roman" w:hAnsi="Times New Roman" w:cs="Times New Roman"/>
                <w:b/>
                <w:bCs/>
                <w:sz w:val="24"/>
                <w:szCs w:val="24"/>
              </w:rPr>
            </w:pPr>
          </w:p>
        </w:tc>
      </w:tr>
    </w:tbl>
    <w:p w14:paraId="03CE3D3A" w14:textId="77777777" w:rsidR="000C00A6" w:rsidRPr="003E5BA1" w:rsidRDefault="000C00A6" w:rsidP="001748C4">
      <w:pPr>
        <w:spacing w:line="360" w:lineRule="auto"/>
        <w:jc w:val="both"/>
        <w:rPr>
          <w:rFonts w:ascii="Times New Roman" w:hAnsi="Times New Roman" w:cs="Times New Roman"/>
          <w:b/>
          <w:bCs/>
          <w:sz w:val="24"/>
          <w:szCs w:val="24"/>
        </w:rPr>
      </w:pPr>
    </w:p>
    <w:p w14:paraId="1A0F7B1E" w14:textId="77777777" w:rsidR="000C00A6" w:rsidRPr="003E5BA1" w:rsidRDefault="000C00A6" w:rsidP="001748C4">
      <w:pPr>
        <w:spacing w:line="360" w:lineRule="auto"/>
        <w:jc w:val="both"/>
        <w:rPr>
          <w:rFonts w:ascii="Times New Roman" w:hAnsi="Times New Roman" w:cs="Times New Roman"/>
          <w:b/>
          <w:bCs/>
          <w:sz w:val="24"/>
          <w:szCs w:val="24"/>
        </w:rPr>
      </w:pPr>
      <w:r w:rsidRPr="003E5BA1">
        <w:rPr>
          <w:rFonts w:ascii="Times New Roman" w:hAnsi="Times New Roman" w:cs="Times New Roman"/>
          <w:b/>
          <w:bCs/>
          <w:sz w:val="24"/>
          <w:szCs w:val="24"/>
        </w:rPr>
        <w:t xml:space="preserve">                              </w:t>
      </w:r>
    </w:p>
    <w:p w14:paraId="5EF2F0D7" w14:textId="77777777" w:rsidR="000C00A6" w:rsidRPr="003E5BA1" w:rsidRDefault="000C00A6" w:rsidP="001748C4">
      <w:pPr>
        <w:spacing w:line="360" w:lineRule="auto"/>
        <w:jc w:val="both"/>
        <w:rPr>
          <w:rFonts w:ascii="Times New Roman" w:hAnsi="Times New Roman" w:cs="Times New Roman"/>
          <w:b/>
          <w:bCs/>
          <w:sz w:val="24"/>
          <w:szCs w:val="24"/>
        </w:rPr>
      </w:pPr>
    </w:p>
    <w:p w14:paraId="290E58DB" w14:textId="77777777" w:rsidR="000C00A6" w:rsidRPr="003E5BA1" w:rsidRDefault="000C00A6" w:rsidP="001748C4">
      <w:pPr>
        <w:spacing w:line="360" w:lineRule="auto"/>
        <w:jc w:val="both"/>
        <w:rPr>
          <w:rFonts w:ascii="Times New Roman" w:hAnsi="Times New Roman" w:cs="Times New Roman"/>
          <w:b/>
          <w:bCs/>
          <w:sz w:val="24"/>
          <w:szCs w:val="24"/>
        </w:rPr>
      </w:pPr>
    </w:p>
    <w:p w14:paraId="6A8F909F" w14:textId="77777777" w:rsidR="00704286" w:rsidRPr="001748C4" w:rsidRDefault="00704286" w:rsidP="001748C4">
      <w:pPr>
        <w:spacing w:line="360" w:lineRule="auto"/>
        <w:jc w:val="both"/>
        <w:rPr>
          <w:rFonts w:ascii="Times New Roman" w:hAnsi="Times New Roman" w:cs="Times New Roman"/>
          <w:b/>
          <w:bCs/>
          <w:sz w:val="24"/>
          <w:szCs w:val="24"/>
        </w:rPr>
      </w:pPr>
    </w:p>
    <w:p w14:paraId="071D6A35" w14:textId="2BC4B1DC" w:rsidR="00704286" w:rsidRPr="001748C4" w:rsidRDefault="00704286" w:rsidP="001748C4">
      <w:pPr>
        <w:spacing w:line="360" w:lineRule="auto"/>
        <w:jc w:val="both"/>
        <w:rPr>
          <w:rFonts w:ascii="Times New Roman" w:hAnsi="Times New Roman" w:cs="Times New Roman"/>
          <w:b/>
          <w:bCs/>
          <w:sz w:val="24"/>
          <w:szCs w:val="24"/>
        </w:rPr>
      </w:pPr>
    </w:p>
    <w:p w14:paraId="55C7F0CB" w14:textId="77777777" w:rsidR="00D67B52" w:rsidRPr="001748C4" w:rsidRDefault="00D67B52" w:rsidP="001748C4">
      <w:pPr>
        <w:spacing w:line="360" w:lineRule="auto"/>
        <w:jc w:val="both"/>
        <w:rPr>
          <w:rFonts w:ascii="Times New Roman" w:hAnsi="Times New Roman" w:cs="Times New Roman"/>
          <w:b/>
          <w:bCs/>
          <w:sz w:val="24"/>
          <w:szCs w:val="24"/>
        </w:rPr>
      </w:pPr>
    </w:p>
    <w:p w14:paraId="3ADDADEC" w14:textId="6A79A374" w:rsidR="000C00A6" w:rsidRPr="001748C4" w:rsidRDefault="00704286" w:rsidP="001748C4">
      <w:pPr>
        <w:spacing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 xml:space="preserve">                                </w:t>
      </w:r>
      <w:r w:rsidR="000C00A6" w:rsidRPr="001748C4">
        <w:rPr>
          <w:rFonts w:ascii="Times New Roman" w:hAnsi="Times New Roman" w:cs="Times New Roman"/>
          <w:b/>
          <w:bCs/>
          <w:sz w:val="24"/>
          <w:szCs w:val="24"/>
        </w:rPr>
        <w:t>Figure</w:t>
      </w:r>
      <w:r w:rsidRPr="001748C4">
        <w:rPr>
          <w:rFonts w:ascii="Times New Roman" w:hAnsi="Times New Roman" w:cs="Times New Roman"/>
          <w:b/>
          <w:bCs/>
          <w:sz w:val="24"/>
          <w:szCs w:val="24"/>
        </w:rPr>
        <w:t xml:space="preserve">1: </w:t>
      </w:r>
      <w:r w:rsidR="000C00A6" w:rsidRPr="001748C4">
        <w:rPr>
          <w:rFonts w:ascii="Times New Roman" w:hAnsi="Times New Roman" w:cs="Times New Roman"/>
          <w:sz w:val="24"/>
          <w:szCs w:val="24"/>
        </w:rPr>
        <w:t>conceptual framework</w:t>
      </w:r>
    </w:p>
    <w:p w14:paraId="383CD131" w14:textId="77777777" w:rsidR="00704286" w:rsidRPr="001748C4" w:rsidRDefault="00704286" w:rsidP="001748C4">
      <w:pPr>
        <w:spacing w:line="360" w:lineRule="auto"/>
        <w:jc w:val="both"/>
        <w:rPr>
          <w:rFonts w:ascii="Times New Roman" w:hAnsi="Times New Roman" w:cs="Times New Roman"/>
          <w:sz w:val="24"/>
          <w:szCs w:val="24"/>
        </w:rPr>
      </w:pPr>
    </w:p>
    <w:p w14:paraId="6565F9CB" w14:textId="320D031A" w:rsidR="000C00A6" w:rsidRPr="001748C4" w:rsidRDefault="000C00A6"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lastRenderedPageBreak/>
        <w:t>This table summarizes the relationships being explored in the study. The independent variables (corporate governance practices) are expected to influence the dependent variables (profitability), with intermediate variables (transparency, accountability, decision-making) playing a role in this relationship.</w:t>
      </w:r>
    </w:p>
    <w:p w14:paraId="30A828D5" w14:textId="77777777" w:rsidR="000C00A6" w:rsidRPr="001748C4" w:rsidRDefault="000C00A6" w:rsidP="001748C4">
      <w:pPr>
        <w:spacing w:line="360" w:lineRule="auto"/>
        <w:jc w:val="both"/>
        <w:rPr>
          <w:rFonts w:ascii="Times New Roman" w:hAnsi="Times New Roman" w:cs="Times New Roman"/>
          <w:b/>
          <w:bCs/>
          <w:sz w:val="24"/>
          <w:szCs w:val="24"/>
        </w:rPr>
      </w:pPr>
    </w:p>
    <w:p w14:paraId="3E333B89" w14:textId="3986FBA5" w:rsidR="000C00A6" w:rsidRPr="003E5BA1" w:rsidRDefault="000C00A6">
      <w:pPr>
        <w:pStyle w:val="Heading1"/>
        <w:numPr>
          <w:ilvl w:val="1"/>
          <w:numId w:val="6"/>
        </w:numPr>
        <w:spacing w:line="360" w:lineRule="auto"/>
        <w:jc w:val="both"/>
        <w:rPr>
          <w:rFonts w:ascii="Times New Roman" w:hAnsi="Times New Roman" w:cs="Times New Roman"/>
          <w:b w:val="0"/>
          <w:bCs w:val="0"/>
        </w:rPr>
      </w:pPr>
      <w:bookmarkStart w:id="35" w:name="_Toc202527937"/>
      <w:r w:rsidRPr="003E5BA1">
        <w:rPr>
          <w:rFonts w:ascii="Times New Roman" w:hAnsi="Times New Roman" w:cs="Times New Roman"/>
        </w:rPr>
        <w:t>Organization of the study</w:t>
      </w:r>
      <w:bookmarkEnd w:id="35"/>
    </w:p>
    <w:p w14:paraId="29B57A68" w14:textId="048324F0" w:rsidR="00704286" w:rsidRPr="001748C4" w:rsidRDefault="000C00A6"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This research is organized into five chapters as follows: The first chapter refers to the general introduction, which includes background, problem statement, research objectives, research questions, hypothesis, justification of the study, significance of the study, conceptual Framework and Structure of the study. The second chapter consists on the literature review that related by others, researchers in relation to topic under the study. It is also giving the definition of key words in the topic among others. The third chapter concerns the research methodology that used while carrying the research. This methodology deals with the study, which includes sources of data, sampling technique, sample size, measures of variables, and technique analysis. It presents also ethical consideration. The fourth chapter includes results and discussion. The fifth chapter, concerns the conclusion and recommendations according to the study research question</w:t>
      </w:r>
      <w:r w:rsidR="00A379AA" w:rsidRPr="001748C4">
        <w:rPr>
          <w:rFonts w:ascii="Times New Roman" w:hAnsi="Times New Roman" w:cs="Times New Roman"/>
          <w:sz w:val="24"/>
          <w:szCs w:val="24"/>
        </w:rPr>
        <w:t>s</w:t>
      </w:r>
      <w:r w:rsidR="00552509" w:rsidRPr="001748C4">
        <w:rPr>
          <w:rFonts w:ascii="Times New Roman" w:hAnsi="Times New Roman" w:cs="Times New Roman"/>
          <w:sz w:val="24"/>
          <w:szCs w:val="24"/>
        </w:rPr>
        <w:t>.</w:t>
      </w:r>
    </w:p>
    <w:p w14:paraId="6F645CDD" w14:textId="77777777" w:rsidR="00552509" w:rsidRPr="001748C4" w:rsidRDefault="00552509" w:rsidP="001748C4">
      <w:pPr>
        <w:spacing w:line="360" w:lineRule="auto"/>
        <w:jc w:val="both"/>
        <w:rPr>
          <w:rFonts w:ascii="Times New Roman" w:hAnsi="Times New Roman" w:cs="Times New Roman"/>
          <w:b/>
          <w:bCs/>
          <w:sz w:val="24"/>
          <w:szCs w:val="24"/>
        </w:rPr>
      </w:pPr>
    </w:p>
    <w:p w14:paraId="5C4F8DD7" w14:textId="77777777" w:rsidR="000C00A6" w:rsidRPr="001748C4" w:rsidRDefault="000C00A6" w:rsidP="001748C4">
      <w:pPr>
        <w:spacing w:line="360" w:lineRule="auto"/>
        <w:jc w:val="both"/>
        <w:rPr>
          <w:rFonts w:ascii="Times New Roman" w:hAnsi="Times New Roman" w:cs="Times New Roman"/>
          <w:b/>
          <w:bCs/>
          <w:sz w:val="24"/>
          <w:szCs w:val="24"/>
        </w:rPr>
      </w:pPr>
    </w:p>
    <w:p w14:paraId="5F1EFA2E" w14:textId="0A70C854" w:rsidR="00F5723F" w:rsidRPr="001748C4" w:rsidRDefault="000C00A6" w:rsidP="001748C4">
      <w:pPr>
        <w:spacing w:after="160" w:line="360" w:lineRule="auto"/>
        <w:ind w:left="360"/>
        <w:jc w:val="both"/>
        <w:rPr>
          <w:rFonts w:ascii="Times New Roman" w:hAnsi="Times New Roman" w:cs="Times New Roman"/>
          <w:sz w:val="24"/>
          <w:szCs w:val="24"/>
        </w:rPr>
      </w:pPr>
      <w:r w:rsidRPr="001748C4">
        <w:rPr>
          <w:rFonts w:ascii="Times New Roman" w:hAnsi="Times New Roman" w:cs="Times New Roman"/>
          <w:sz w:val="24"/>
          <w:szCs w:val="24"/>
        </w:rPr>
        <w:t> </w:t>
      </w:r>
    </w:p>
    <w:p w14:paraId="46910AB4" w14:textId="77777777" w:rsidR="00B51213" w:rsidRPr="001748C4" w:rsidRDefault="00B51213" w:rsidP="001748C4">
      <w:pPr>
        <w:spacing w:after="160" w:line="360" w:lineRule="auto"/>
        <w:ind w:left="360"/>
        <w:jc w:val="both"/>
        <w:rPr>
          <w:rFonts w:ascii="Times New Roman" w:hAnsi="Times New Roman" w:cs="Times New Roman"/>
          <w:b/>
          <w:bCs/>
          <w:sz w:val="24"/>
          <w:szCs w:val="24"/>
        </w:rPr>
      </w:pPr>
    </w:p>
    <w:p w14:paraId="5EF68CFF" w14:textId="77777777" w:rsidR="00E44D65" w:rsidRPr="001748C4" w:rsidRDefault="00E44D65" w:rsidP="001748C4">
      <w:pPr>
        <w:spacing w:after="160" w:line="360" w:lineRule="auto"/>
        <w:jc w:val="both"/>
        <w:rPr>
          <w:rFonts w:ascii="Times New Roman" w:hAnsi="Times New Roman" w:cs="Times New Roman"/>
          <w:b/>
          <w:bCs/>
          <w:sz w:val="24"/>
          <w:szCs w:val="24"/>
        </w:rPr>
      </w:pPr>
    </w:p>
    <w:p w14:paraId="70D7B54D" w14:textId="77777777" w:rsidR="006E5701" w:rsidRPr="001748C4" w:rsidRDefault="006E5701" w:rsidP="001748C4">
      <w:pPr>
        <w:spacing w:after="160" w:line="360" w:lineRule="auto"/>
        <w:jc w:val="both"/>
        <w:rPr>
          <w:rFonts w:ascii="Times New Roman" w:hAnsi="Times New Roman" w:cs="Times New Roman"/>
          <w:b/>
          <w:bCs/>
          <w:sz w:val="24"/>
          <w:szCs w:val="24"/>
        </w:rPr>
      </w:pPr>
    </w:p>
    <w:p w14:paraId="718241A1" w14:textId="77777777" w:rsidR="006E5701" w:rsidRPr="001748C4" w:rsidRDefault="006E5701" w:rsidP="001748C4">
      <w:pPr>
        <w:spacing w:after="160" w:line="360" w:lineRule="auto"/>
        <w:jc w:val="both"/>
        <w:rPr>
          <w:rFonts w:ascii="Times New Roman" w:hAnsi="Times New Roman" w:cs="Times New Roman"/>
          <w:b/>
          <w:bCs/>
          <w:sz w:val="24"/>
          <w:szCs w:val="24"/>
        </w:rPr>
      </w:pPr>
    </w:p>
    <w:p w14:paraId="40FED3BB" w14:textId="77777777" w:rsidR="006E5701" w:rsidRPr="001748C4" w:rsidRDefault="006E5701" w:rsidP="001748C4">
      <w:pPr>
        <w:spacing w:after="160" w:line="360" w:lineRule="auto"/>
        <w:jc w:val="both"/>
        <w:rPr>
          <w:rFonts w:ascii="Times New Roman" w:hAnsi="Times New Roman" w:cs="Times New Roman"/>
          <w:b/>
          <w:bCs/>
          <w:sz w:val="24"/>
          <w:szCs w:val="24"/>
        </w:rPr>
      </w:pPr>
    </w:p>
    <w:p w14:paraId="14971D96" w14:textId="77777777" w:rsidR="006E5701" w:rsidRPr="001748C4" w:rsidRDefault="006E5701" w:rsidP="001748C4">
      <w:pPr>
        <w:spacing w:after="160" w:line="360" w:lineRule="auto"/>
        <w:jc w:val="both"/>
        <w:rPr>
          <w:rFonts w:ascii="Times New Roman" w:hAnsi="Times New Roman" w:cs="Times New Roman"/>
          <w:b/>
          <w:bCs/>
          <w:sz w:val="24"/>
          <w:szCs w:val="24"/>
        </w:rPr>
      </w:pPr>
    </w:p>
    <w:p w14:paraId="238387C6" w14:textId="77777777" w:rsidR="006E5701" w:rsidRPr="001748C4" w:rsidRDefault="006E5701" w:rsidP="001748C4">
      <w:pPr>
        <w:spacing w:after="160" w:line="360" w:lineRule="auto"/>
        <w:jc w:val="both"/>
        <w:rPr>
          <w:rFonts w:ascii="Times New Roman" w:hAnsi="Times New Roman" w:cs="Times New Roman"/>
          <w:b/>
          <w:bCs/>
          <w:sz w:val="24"/>
          <w:szCs w:val="24"/>
        </w:rPr>
      </w:pPr>
    </w:p>
    <w:p w14:paraId="58DECC75" w14:textId="77777777" w:rsidR="006E5701" w:rsidRPr="001748C4" w:rsidRDefault="006E5701" w:rsidP="001748C4">
      <w:pPr>
        <w:spacing w:after="160" w:line="360" w:lineRule="auto"/>
        <w:jc w:val="both"/>
        <w:rPr>
          <w:rFonts w:ascii="Times New Roman" w:hAnsi="Times New Roman" w:cs="Times New Roman"/>
          <w:b/>
          <w:bCs/>
          <w:sz w:val="24"/>
          <w:szCs w:val="24"/>
        </w:rPr>
      </w:pPr>
    </w:p>
    <w:p w14:paraId="6CF2B187" w14:textId="77777777" w:rsidR="006E5701" w:rsidRPr="001748C4" w:rsidRDefault="006E5701" w:rsidP="001748C4">
      <w:pPr>
        <w:spacing w:after="160" w:line="360" w:lineRule="auto"/>
        <w:jc w:val="both"/>
        <w:rPr>
          <w:rFonts w:ascii="Times New Roman" w:hAnsi="Times New Roman" w:cs="Times New Roman"/>
          <w:b/>
          <w:bCs/>
          <w:sz w:val="24"/>
          <w:szCs w:val="24"/>
        </w:rPr>
      </w:pPr>
    </w:p>
    <w:p w14:paraId="48EFC72C" w14:textId="77777777" w:rsidR="00BC0679" w:rsidRPr="001748C4" w:rsidRDefault="00BC0679" w:rsidP="001748C4">
      <w:pPr>
        <w:spacing w:after="160" w:line="360" w:lineRule="auto"/>
        <w:jc w:val="both"/>
        <w:rPr>
          <w:rFonts w:ascii="Times New Roman" w:hAnsi="Times New Roman" w:cs="Times New Roman"/>
          <w:b/>
          <w:bCs/>
          <w:sz w:val="24"/>
          <w:szCs w:val="24"/>
        </w:rPr>
      </w:pPr>
    </w:p>
    <w:p w14:paraId="0350D3EB" w14:textId="275E4C96" w:rsidR="00EC7080" w:rsidRPr="003E5BA1" w:rsidRDefault="003A5199" w:rsidP="003E5BA1">
      <w:pPr>
        <w:pStyle w:val="Heading1"/>
        <w:spacing w:line="360" w:lineRule="auto"/>
        <w:ind w:left="360"/>
        <w:jc w:val="both"/>
        <w:rPr>
          <w:rFonts w:ascii="Times New Roman" w:hAnsi="Times New Roman" w:cs="Times New Roman"/>
        </w:rPr>
      </w:pPr>
      <w:bookmarkStart w:id="36" w:name="_Toc202527938"/>
      <w:r w:rsidRPr="001748C4">
        <w:rPr>
          <w:rFonts w:ascii="Times New Roman" w:hAnsi="Times New Roman" w:cs="Times New Roman"/>
        </w:rPr>
        <w:lastRenderedPageBreak/>
        <w:t>CHAPTER 2</w:t>
      </w:r>
      <w:r w:rsidR="002C4139" w:rsidRPr="003E5BA1">
        <w:rPr>
          <w:rFonts w:ascii="Times New Roman" w:hAnsi="Times New Roman" w:cs="Times New Roman"/>
        </w:rPr>
        <w:t>: LITERATURE REVIEW</w:t>
      </w:r>
      <w:bookmarkEnd w:id="36"/>
    </w:p>
    <w:p w14:paraId="4EDE9CF0" w14:textId="2E8C7CA3" w:rsidR="00EC7080" w:rsidRPr="001748C4" w:rsidRDefault="00EC7080"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This literature review explores existing research on the role of corporate governance in influencing the profitability of insurance companies. The review synthesizes theoretical frameworks, empirical studies, and methodologies used in examining the relationship between corporate governance and profitability in the insurance sector. By evaluating findings from various studies, this review sets the foundation for a deeper understanding of how corporate governance practices impact the financial performance of insurance companies, with an emphasis on the case study of Sonarwa.</w:t>
      </w:r>
    </w:p>
    <w:p w14:paraId="4D37705E" w14:textId="01747884" w:rsidR="00EC7080" w:rsidRPr="003E5BA1" w:rsidRDefault="00033769" w:rsidP="003E5BA1">
      <w:pPr>
        <w:pStyle w:val="Heading1"/>
        <w:spacing w:line="360" w:lineRule="auto"/>
        <w:ind w:left="360"/>
        <w:jc w:val="both"/>
        <w:rPr>
          <w:rFonts w:ascii="Times New Roman" w:hAnsi="Times New Roman" w:cs="Times New Roman"/>
          <w:b w:val="0"/>
          <w:bCs w:val="0"/>
        </w:rPr>
      </w:pPr>
      <w:bookmarkStart w:id="37" w:name="_Toc202527939"/>
      <w:r w:rsidRPr="001748C4">
        <w:rPr>
          <w:rFonts w:ascii="Times New Roman" w:hAnsi="Times New Roman" w:cs="Times New Roman"/>
        </w:rPr>
        <w:t xml:space="preserve">2.1 </w:t>
      </w:r>
      <w:r w:rsidR="00EC7080" w:rsidRPr="003E5BA1">
        <w:rPr>
          <w:rFonts w:ascii="Times New Roman" w:hAnsi="Times New Roman" w:cs="Times New Roman"/>
        </w:rPr>
        <w:t>Definition of Key Concepts</w:t>
      </w:r>
      <w:bookmarkEnd w:id="37"/>
    </w:p>
    <w:p w14:paraId="62DE9412" w14:textId="77777777" w:rsidR="00EC7080" w:rsidRPr="001748C4" w:rsidRDefault="00EC7080"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In this section, key concepts relevant to the study are defined. As highlighted in the introduction, the study explores the role of corporate governance in shaping the profitability of insurance companies. Several key concepts are central to understanding this dynamic.</w:t>
      </w:r>
    </w:p>
    <w:p w14:paraId="68ADFD9E" w14:textId="6C400D48" w:rsidR="00A5689D" w:rsidRPr="003E5BA1" w:rsidRDefault="00A5689D" w:rsidP="003E5BA1">
      <w:pPr>
        <w:pStyle w:val="Heading1"/>
        <w:spacing w:line="360" w:lineRule="auto"/>
        <w:ind w:left="360"/>
        <w:jc w:val="both"/>
        <w:rPr>
          <w:rFonts w:ascii="Times New Roman" w:hAnsi="Times New Roman" w:cs="Times New Roman"/>
          <w:b w:val="0"/>
          <w:bCs w:val="0"/>
        </w:rPr>
      </w:pPr>
      <w:bookmarkStart w:id="38" w:name="_Toc202527940"/>
      <w:r w:rsidRPr="003E5BA1">
        <w:rPr>
          <w:rFonts w:ascii="Times New Roman" w:hAnsi="Times New Roman" w:cs="Times New Roman"/>
        </w:rPr>
        <w:t xml:space="preserve">2.1.1 </w:t>
      </w:r>
      <w:r w:rsidR="002617B6" w:rsidRPr="003E5BA1">
        <w:rPr>
          <w:rFonts w:ascii="Times New Roman" w:hAnsi="Times New Roman" w:cs="Times New Roman"/>
        </w:rPr>
        <w:t>C</w:t>
      </w:r>
      <w:r w:rsidRPr="003E5BA1">
        <w:rPr>
          <w:rFonts w:ascii="Times New Roman" w:hAnsi="Times New Roman" w:cs="Times New Roman"/>
        </w:rPr>
        <w:t>orporate</w:t>
      </w:r>
      <w:bookmarkEnd w:id="38"/>
    </w:p>
    <w:p w14:paraId="75E78C1C" w14:textId="06566CFA" w:rsidR="00A5689D" w:rsidRPr="001748C4" w:rsidRDefault="00A5689D"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The term corporate refers to anything related to a corporation, which is a legal entity separate from its owners or shareholders</w:t>
      </w:r>
      <w:r w:rsidR="004F2E79" w:rsidRPr="001748C4">
        <w:rPr>
          <w:rFonts w:ascii="Times New Roman" w:hAnsi="Times New Roman" w:cs="Times New Roman"/>
          <w:noProof/>
          <w:sz w:val="24"/>
          <w:szCs w:val="24"/>
        </w:rPr>
        <w:t xml:space="preserve"> (Laudon &amp; Laudon, 2021)</w:t>
      </w:r>
      <w:r w:rsidRPr="001748C4">
        <w:rPr>
          <w:rFonts w:ascii="Times New Roman" w:hAnsi="Times New Roman" w:cs="Times New Roman"/>
          <w:sz w:val="24"/>
          <w:szCs w:val="24"/>
        </w:rPr>
        <w:t xml:space="preserve">. Corporations can be private or public, created for commercial activities, and have the ability to own property, enter into contracts, and be liable for actions independently of their owners </w:t>
      </w:r>
      <w:r w:rsidR="004F2E79" w:rsidRPr="001748C4">
        <w:rPr>
          <w:rFonts w:ascii="Times New Roman" w:hAnsi="Times New Roman" w:cs="Times New Roman"/>
          <w:noProof/>
          <w:sz w:val="24"/>
          <w:szCs w:val="24"/>
        </w:rPr>
        <w:t xml:space="preserve">(Bauer </w:t>
      </w:r>
      <w:r w:rsidR="004F2E79" w:rsidRPr="001748C4">
        <w:rPr>
          <w:rFonts w:ascii="Times New Roman" w:hAnsi="Times New Roman" w:cs="Times New Roman"/>
          <w:i/>
          <w:iCs/>
          <w:noProof/>
          <w:sz w:val="24"/>
          <w:szCs w:val="24"/>
        </w:rPr>
        <w:t>et al</w:t>
      </w:r>
      <w:r w:rsidR="004F2E79" w:rsidRPr="001748C4">
        <w:rPr>
          <w:rFonts w:ascii="Times New Roman" w:hAnsi="Times New Roman" w:cs="Times New Roman"/>
          <w:noProof/>
          <w:sz w:val="24"/>
          <w:szCs w:val="24"/>
        </w:rPr>
        <w:t>., 2021)</w:t>
      </w:r>
      <w:r w:rsidRPr="001748C4">
        <w:rPr>
          <w:rFonts w:ascii="Times New Roman" w:hAnsi="Times New Roman" w:cs="Times New Roman"/>
          <w:sz w:val="24"/>
          <w:szCs w:val="24"/>
        </w:rPr>
        <w:t>. Shareholders’ liability is limited to the amount they’ve invested in the corporation, providing a layer of protection. This legal structure allows corporations to engage in large-scale business activities, commonly found in manufacturing, retail, services, and finance industries. The term corporate also refers to the culture and organizational structure within these entities. Corporate culture defines shared values and behaviors that guide employee interactions and decision-making. Corporate governance refers to the systems by which corporations are managed, ensuring decisions align with the interests of stakeholders and promoting transparency and accountability.</w:t>
      </w:r>
    </w:p>
    <w:p w14:paraId="0FE37326" w14:textId="2AA901CF" w:rsidR="00EC7080" w:rsidRPr="003E5BA1" w:rsidRDefault="00EC7080" w:rsidP="003E5BA1">
      <w:pPr>
        <w:pStyle w:val="Heading1"/>
        <w:spacing w:line="360" w:lineRule="auto"/>
        <w:jc w:val="both"/>
        <w:rPr>
          <w:rFonts w:ascii="Times New Roman" w:hAnsi="Times New Roman" w:cs="Times New Roman"/>
          <w:b w:val="0"/>
          <w:bCs w:val="0"/>
        </w:rPr>
      </w:pPr>
      <w:bookmarkStart w:id="39" w:name="_Toc202527941"/>
      <w:r w:rsidRPr="003E5BA1">
        <w:rPr>
          <w:rFonts w:ascii="Times New Roman" w:hAnsi="Times New Roman" w:cs="Times New Roman"/>
        </w:rPr>
        <w:t>2.1.</w:t>
      </w:r>
      <w:r w:rsidR="00A5689D" w:rsidRPr="003E5BA1">
        <w:rPr>
          <w:rFonts w:ascii="Times New Roman" w:hAnsi="Times New Roman" w:cs="Times New Roman"/>
        </w:rPr>
        <w:t>2</w:t>
      </w:r>
      <w:r w:rsidRPr="003E5BA1">
        <w:rPr>
          <w:rFonts w:ascii="Times New Roman" w:hAnsi="Times New Roman" w:cs="Times New Roman"/>
        </w:rPr>
        <w:t xml:space="preserve"> Corporate Governance</w:t>
      </w:r>
      <w:bookmarkEnd w:id="39"/>
    </w:p>
    <w:p w14:paraId="23C52EE8" w14:textId="485DDEA8" w:rsidR="00EC7080" w:rsidRPr="001748C4" w:rsidRDefault="00EC7080"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Corporate governance refers to the system by which companies are directed and controlled. It involves the mechanisms, processes, and relations by which corporations are controlled and directed, focusing on the interests of stakeholders such as shareholders, management, customers, and regulators. The principles of corporate governance, including transparency, accountability, fairness, and responsibility, aim to enhance the overall performance of companies </w:t>
      </w:r>
      <w:sdt>
        <w:sdtPr>
          <w:rPr>
            <w:rFonts w:ascii="Times New Roman" w:hAnsi="Times New Roman" w:cs="Times New Roman"/>
            <w:sz w:val="24"/>
            <w:szCs w:val="24"/>
          </w:rPr>
          <w:id w:val="-31259412"/>
          <w:citation/>
        </w:sdtPr>
        <w:sdtContent>
          <w:r w:rsidR="00A95536" w:rsidRPr="001748C4">
            <w:rPr>
              <w:rFonts w:ascii="Times New Roman" w:hAnsi="Times New Roman" w:cs="Times New Roman"/>
              <w:sz w:val="24"/>
              <w:szCs w:val="24"/>
            </w:rPr>
            <w:fldChar w:fldCharType="begin"/>
          </w:r>
          <w:r w:rsidR="00DF05A4" w:rsidRPr="001748C4">
            <w:rPr>
              <w:rFonts w:ascii="Times New Roman" w:hAnsi="Times New Roman" w:cs="Times New Roman"/>
              <w:sz w:val="24"/>
              <w:szCs w:val="24"/>
            </w:rPr>
            <w:instrText xml:space="preserve">CITATION Och21 \l 1033 </w:instrText>
          </w:r>
          <w:r w:rsidR="00A95536"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(Ochieng, 2021)</w:t>
          </w:r>
          <w:r w:rsidR="00A95536" w:rsidRPr="001748C4">
            <w:rPr>
              <w:rFonts w:ascii="Times New Roman" w:hAnsi="Times New Roman" w:cs="Times New Roman"/>
              <w:sz w:val="24"/>
              <w:szCs w:val="24"/>
            </w:rPr>
            <w:fldChar w:fldCharType="end"/>
          </w:r>
        </w:sdtContent>
      </w:sdt>
      <w:r w:rsidRPr="001748C4">
        <w:rPr>
          <w:rFonts w:ascii="Times New Roman" w:hAnsi="Times New Roman" w:cs="Times New Roman"/>
          <w:sz w:val="24"/>
          <w:szCs w:val="24"/>
        </w:rPr>
        <w:t>.</w:t>
      </w:r>
    </w:p>
    <w:p w14:paraId="144A4598" w14:textId="77777777" w:rsidR="006E5701" w:rsidRPr="001748C4" w:rsidRDefault="006E5701" w:rsidP="001748C4">
      <w:pPr>
        <w:spacing w:line="360" w:lineRule="auto"/>
        <w:jc w:val="both"/>
        <w:rPr>
          <w:rFonts w:ascii="Times New Roman" w:hAnsi="Times New Roman" w:cs="Times New Roman"/>
          <w:b/>
          <w:bCs/>
          <w:sz w:val="24"/>
          <w:szCs w:val="24"/>
        </w:rPr>
      </w:pPr>
    </w:p>
    <w:p w14:paraId="5E4E7669" w14:textId="77777777" w:rsidR="00033769" w:rsidRPr="001748C4" w:rsidRDefault="00033769" w:rsidP="001748C4">
      <w:pPr>
        <w:spacing w:line="360" w:lineRule="auto"/>
        <w:jc w:val="both"/>
        <w:rPr>
          <w:rFonts w:ascii="Times New Roman" w:hAnsi="Times New Roman" w:cs="Times New Roman"/>
          <w:b/>
          <w:bCs/>
          <w:sz w:val="24"/>
          <w:szCs w:val="24"/>
        </w:rPr>
      </w:pPr>
    </w:p>
    <w:p w14:paraId="4C3159A2" w14:textId="218E8848" w:rsidR="00D06BFC" w:rsidRPr="003E5BA1" w:rsidRDefault="002617B6" w:rsidP="003E5BA1">
      <w:pPr>
        <w:pStyle w:val="Heading1"/>
        <w:spacing w:line="360" w:lineRule="auto"/>
        <w:jc w:val="both"/>
        <w:rPr>
          <w:rFonts w:ascii="Times New Roman" w:hAnsi="Times New Roman" w:cs="Times New Roman"/>
          <w:b w:val="0"/>
          <w:bCs w:val="0"/>
        </w:rPr>
      </w:pPr>
      <w:bookmarkStart w:id="40" w:name="_Toc202527942"/>
      <w:r w:rsidRPr="003E5BA1">
        <w:rPr>
          <w:rFonts w:ascii="Times New Roman" w:hAnsi="Times New Roman" w:cs="Times New Roman"/>
        </w:rPr>
        <w:lastRenderedPageBreak/>
        <w:t>2.2 Corporate</w:t>
      </w:r>
      <w:r w:rsidR="00D06BFC" w:rsidRPr="003E5BA1">
        <w:rPr>
          <w:rFonts w:ascii="Times New Roman" w:hAnsi="Times New Roman" w:cs="Times New Roman"/>
        </w:rPr>
        <w:t xml:space="preserve"> </w:t>
      </w:r>
      <w:r w:rsidR="004E29A7" w:rsidRPr="003E5BA1">
        <w:rPr>
          <w:rFonts w:ascii="Times New Roman" w:hAnsi="Times New Roman" w:cs="Times New Roman"/>
        </w:rPr>
        <w:t>g</w:t>
      </w:r>
      <w:r w:rsidR="00D06BFC" w:rsidRPr="003E5BA1">
        <w:rPr>
          <w:rFonts w:ascii="Times New Roman" w:hAnsi="Times New Roman" w:cs="Times New Roman"/>
        </w:rPr>
        <w:t xml:space="preserve">overnance </w:t>
      </w:r>
      <w:r w:rsidR="004E29A7" w:rsidRPr="003E5BA1">
        <w:rPr>
          <w:rFonts w:ascii="Times New Roman" w:hAnsi="Times New Roman" w:cs="Times New Roman"/>
        </w:rPr>
        <w:t>i</w:t>
      </w:r>
      <w:r w:rsidR="00D06BFC" w:rsidRPr="003E5BA1">
        <w:rPr>
          <w:rFonts w:ascii="Times New Roman" w:hAnsi="Times New Roman" w:cs="Times New Roman"/>
        </w:rPr>
        <w:t xml:space="preserve">nsurance </w:t>
      </w:r>
      <w:r w:rsidR="004E29A7" w:rsidRPr="003E5BA1">
        <w:rPr>
          <w:rFonts w:ascii="Times New Roman" w:hAnsi="Times New Roman" w:cs="Times New Roman"/>
        </w:rPr>
        <w:t>c</w:t>
      </w:r>
      <w:r w:rsidR="00D06BFC" w:rsidRPr="003E5BA1">
        <w:rPr>
          <w:rFonts w:ascii="Times New Roman" w:hAnsi="Times New Roman" w:cs="Times New Roman"/>
        </w:rPr>
        <w:t>ompanies</w:t>
      </w:r>
      <w:bookmarkEnd w:id="40"/>
    </w:p>
    <w:p w14:paraId="1C486D00" w14:textId="77777777" w:rsidR="00D06BFC" w:rsidRPr="001748C4" w:rsidRDefault="00D06BFC"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Corporate governance plays a critical role in shaping the financial performance and profitability of insurance companies. It refers to the system of rules, practices, and processes by which a company is directed and controlled. In the context of insurance companies, strong corporate governance ensures that the company adheres to regulatory requirements, manages risks effectively, and operates with transparency and accountability. Effective governance structures, such as independent boards of directors, clear roles and responsibilities, and robust decision-making processes, ensure that insurance companies remain solvent, maintain public trust, and can deliver profits to shareholders. Therefore, corporate governance is fundamental to both operational efficiency and long-term profitability.</w:t>
      </w:r>
    </w:p>
    <w:p w14:paraId="218A67FA" w14:textId="77777777" w:rsidR="00D06BFC" w:rsidRPr="001748C4" w:rsidRDefault="00D06BFC"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One of the key components of corporate governance that influences the profitability of insurance companies is the board of directors' role. The board is responsible for overseeing the strategic direction of the company, monitoring performance, and ensuring that risk management practices are effectively implemented. When the board is independent, experienced, and holds management accountable, insurance companies are better positioned to make informed decisions that contribute to profitability. Independent boards reduce the risk of managerial mismanagement and potential conflicts of interest, leading to more effective governance and improved financial outcomes (Laudon &amp; Laudon, 2021). Additionally, boards that are more involved in risk management tend to have a clearer understanding of the company's exposure to financial risks, enabling them to make decisions that safeguard profitability while maintaining regulatory compliance.</w:t>
      </w:r>
    </w:p>
    <w:p w14:paraId="55C3A687" w14:textId="77777777" w:rsidR="00D06BFC" w:rsidRPr="001748C4" w:rsidRDefault="00D06BFC"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Moreover, corporate governance influences the financial transparency of insurance companies, which is essential for profitability. Transparent financial reporting allows stakeholders, including investors, regulators, and policyholders, to assess the financial health of the company. Accurate and timely disclosures help build investor confidence, which can attract investment and lower the cost of capital. Transparent reporting also helps in identifying inefficiencies and areas of improvement, leading to better resource allocation. According to Beasley and Salter (2023), insurance companies that maintain high levels of transparency are often more attractive to investors, resulting in better financial performance. Thus, effective corporate governance ensures that companies report their financial position truthfully, boosting investor trust and contributing to sustained profitability.</w:t>
      </w:r>
    </w:p>
    <w:p w14:paraId="4DD87889" w14:textId="15746F0F" w:rsidR="00D06BFC" w:rsidRPr="001748C4" w:rsidRDefault="00D06BFC"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Effective corporate governance also contributes to the risk management strategies employed by insurance companies, which directly affect profitability. Insurance companies operate in an environment of uncertainty, where risk management is a critical factor in determining their </w:t>
      </w:r>
      <w:r w:rsidRPr="001748C4">
        <w:rPr>
          <w:rFonts w:ascii="Times New Roman" w:hAnsi="Times New Roman" w:cs="Times New Roman"/>
          <w:sz w:val="24"/>
          <w:szCs w:val="24"/>
        </w:rPr>
        <w:lastRenderedPageBreak/>
        <w:t xml:space="preserve">financial performance. Governance frameworks that ensure effective oversight of risk management practices enable insurance companies to avoid significant losses and maintain profitability even during economic downturns. For example, a well-governed company will have proper controls in place to assess underwriting risks, investment risks, and operational risks. Strong governance ensures that the company takes a proactive approach to identify and mitigate risks, leading to more stable and predictable financial outcomes </w:t>
      </w:r>
      <w:r w:rsidR="00C924AF" w:rsidRPr="001748C4">
        <w:rPr>
          <w:rFonts w:ascii="Times New Roman" w:hAnsi="Times New Roman" w:cs="Times New Roman"/>
          <w:noProof/>
          <w:sz w:val="24"/>
          <w:szCs w:val="24"/>
        </w:rPr>
        <w:t>(Sullivan, 2022)</w:t>
      </w:r>
      <w:r w:rsidRPr="001748C4">
        <w:rPr>
          <w:rFonts w:ascii="Times New Roman" w:hAnsi="Times New Roman" w:cs="Times New Roman"/>
          <w:sz w:val="24"/>
          <w:szCs w:val="24"/>
        </w:rPr>
        <w:t>.</w:t>
      </w:r>
    </w:p>
    <w:p w14:paraId="04950467" w14:textId="67D6FAC2" w:rsidR="00D06BFC" w:rsidRPr="001748C4" w:rsidRDefault="00D06BFC"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Another significant aspect of corporate governance is executive compensation, which directly influences the incentives of the management team and their alignment with shareholders’ interests. Executive compensation structures that are linked to long-term performance, such as stock options or performance-based bonuses, can incentivize management to focus on profitability and sustainable growth rather than short-term gains. Proper governance ensures that executive compensation is aligned with the company’s financial goals and performance metrics, motivating leaders to make decisions that improve profitability. Research by </w:t>
      </w:r>
      <w:sdt>
        <w:sdtPr>
          <w:rPr>
            <w:rFonts w:ascii="Times New Roman" w:hAnsi="Times New Roman" w:cs="Times New Roman"/>
            <w:sz w:val="24"/>
            <w:szCs w:val="24"/>
          </w:rPr>
          <w:id w:val="1074001803"/>
          <w:citation/>
        </w:sdtPr>
        <w:sdtContent>
          <w:r w:rsidR="00CE65C6" w:rsidRPr="001748C4">
            <w:rPr>
              <w:rFonts w:ascii="Times New Roman" w:hAnsi="Times New Roman" w:cs="Times New Roman"/>
              <w:sz w:val="24"/>
              <w:szCs w:val="24"/>
            </w:rPr>
            <w:fldChar w:fldCharType="begin"/>
          </w:r>
          <w:r w:rsidR="00CE65C6" w:rsidRPr="001748C4">
            <w:rPr>
              <w:rFonts w:ascii="Times New Roman" w:hAnsi="Times New Roman" w:cs="Times New Roman"/>
              <w:sz w:val="24"/>
              <w:szCs w:val="24"/>
            </w:rPr>
            <w:instrText xml:space="preserve"> CITATION Zha21 \l 1033 </w:instrText>
          </w:r>
          <w:r w:rsidR="00CE65C6"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(Zhang, 2021)</w:t>
          </w:r>
          <w:r w:rsidR="00CE65C6" w:rsidRPr="001748C4">
            <w:rPr>
              <w:rFonts w:ascii="Times New Roman" w:hAnsi="Times New Roman" w:cs="Times New Roman"/>
              <w:sz w:val="24"/>
              <w:szCs w:val="24"/>
            </w:rPr>
            <w:fldChar w:fldCharType="end"/>
          </w:r>
        </w:sdtContent>
      </w:sdt>
      <w:r w:rsidRPr="001748C4">
        <w:rPr>
          <w:rFonts w:ascii="Times New Roman" w:hAnsi="Times New Roman" w:cs="Times New Roman"/>
          <w:sz w:val="24"/>
          <w:szCs w:val="24"/>
        </w:rPr>
        <w:t xml:space="preserve"> suggests that when the interests of management and shareholders are aligned through well-structured compensation packages, insurance companies experience higher profitability as management is motivated to act in the company’s best interest.</w:t>
      </w:r>
    </w:p>
    <w:p w14:paraId="6F6D24B8" w14:textId="740F045A" w:rsidR="006E5701" w:rsidRPr="001748C4" w:rsidRDefault="00D06BFC" w:rsidP="001748C4">
      <w:pPr>
        <w:spacing w:line="360" w:lineRule="auto"/>
        <w:jc w:val="both"/>
        <w:rPr>
          <w:rFonts w:ascii="Times New Roman" w:hAnsi="Times New Roman" w:cs="Times New Roman"/>
          <w:b/>
          <w:bCs/>
          <w:sz w:val="24"/>
          <w:szCs w:val="24"/>
        </w:rPr>
      </w:pPr>
      <w:r w:rsidRPr="001748C4">
        <w:rPr>
          <w:rFonts w:ascii="Times New Roman" w:hAnsi="Times New Roman" w:cs="Times New Roman"/>
          <w:sz w:val="24"/>
          <w:szCs w:val="24"/>
        </w:rPr>
        <w:t>In addition to these internal governance factors, regulatory compliance is another crucial area where corporate governance impacts the profitability of insurance companies. The insurance industry is heavily regulated, and insurance companies must adhere to a wide range of regulatory requirements related to solvency, capital adequacy, and claims management. A strong governance framework ensures that the company complies with these regulations, thereby reducing the risk of regulatory penalties and reputational damage. Companies that fail to meet regulatory standards can face legal consequences, which can erode profitability. Therefore, insurance companies with robust governance structures that prioritize compliance are more likely to maintain profitability by avoiding costly regulatory issues and ensuring they are well-positioned for sustainable growth</w:t>
      </w:r>
    </w:p>
    <w:p w14:paraId="4BFAB162" w14:textId="77777777" w:rsidR="00033769" w:rsidRPr="001748C4" w:rsidRDefault="00033769" w:rsidP="001748C4">
      <w:pPr>
        <w:spacing w:line="360" w:lineRule="auto"/>
        <w:jc w:val="both"/>
        <w:rPr>
          <w:rFonts w:ascii="Times New Roman" w:hAnsi="Times New Roman" w:cs="Times New Roman"/>
          <w:b/>
          <w:bCs/>
          <w:sz w:val="24"/>
          <w:szCs w:val="24"/>
        </w:rPr>
      </w:pPr>
    </w:p>
    <w:p w14:paraId="42267687" w14:textId="10025D25" w:rsidR="00620958" w:rsidRPr="003E5BA1" w:rsidRDefault="004E29A7" w:rsidP="003E5BA1">
      <w:pPr>
        <w:pStyle w:val="Heading1"/>
        <w:spacing w:line="360" w:lineRule="auto"/>
        <w:jc w:val="both"/>
        <w:rPr>
          <w:rFonts w:ascii="Times New Roman" w:hAnsi="Times New Roman" w:cs="Times New Roman"/>
          <w:b w:val="0"/>
          <w:bCs w:val="0"/>
        </w:rPr>
      </w:pPr>
      <w:bookmarkStart w:id="41" w:name="_Toc202527943"/>
      <w:r w:rsidRPr="003E5BA1">
        <w:rPr>
          <w:rFonts w:ascii="Times New Roman" w:hAnsi="Times New Roman" w:cs="Times New Roman"/>
        </w:rPr>
        <w:t>2.</w:t>
      </w:r>
      <w:r w:rsidR="00DB610E" w:rsidRPr="003E5BA1">
        <w:rPr>
          <w:rFonts w:ascii="Times New Roman" w:hAnsi="Times New Roman" w:cs="Times New Roman"/>
        </w:rPr>
        <w:t>2.1</w:t>
      </w:r>
      <w:r w:rsidR="00033769" w:rsidRPr="001748C4">
        <w:rPr>
          <w:rFonts w:ascii="Times New Roman" w:hAnsi="Times New Roman" w:cs="Times New Roman"/>
        </w:rPr>
        <w:t xml:space="preserve"> </w:t>
      </w:r>
      <w:r w:rsidR="00DB610E" w:rsidRPr="003E5BA1">
        <w:rPr>
          <w:rFonts w:ascii="Times New Roman" w:hAnsi="Times New Roman" w:cs="Times New Roman"/>
        </w:rPr>
        <w:t>Board Composition</w:t>
      </w:r>
      <w:bookmarkEnd w:id="41"/>
    </w:p>
    <w:p w14:paraId="39D039FB" w14:textId="56B03D24" w:rsidR="00DB610E" w:rsidRPr="001748C4" w:rsidRDefault="00DB610E"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Board composition refers to the structure of the board of directors, including the number and types of board members, such as executive directors, non-executive directors, and independent directors. Research suggests that an effective board composition, with a diverse mix of skills and experiences, leads to better decision-making and strategic oversight, which can enhance company profitability (Bennedsen </w:t>
      </w:r>
      <w:r w:rsidRPr="001748C4">
        <w:rPr>
          <w:rFonts w:ascii="Times New Roman" w:hAnsi="Times New Roman" w:cs="Times New Roman"/>
          <w:i/>
          <w:iCs/>
          <w:sz w:val="24"/>
          <w:szCs w:val="24"/>
        </w:rPr>
        <w:t>et al</w:t>
      </w:r>
      <w:r w:rsidRPr="001748C4">
        <w:rPr>
          <w:rFonts w:ascii="Times New Roman" w:hAnsi="Times New Roman" w:cs="Times New Roman"/>
          <w:sz w:val="24"/>
          <w:szCs w:val="24"/>
        </w:rPr>
        <w:t>., 2022).</w:t>
      </w:r>
    </w:p>
    <w:p w14:paraId="2F797FF5" w14:textId="77777777" w:rsidR="00033769" w:rsidRPr="001748C4" w:rsidRDefault="00033769" w:rsidP="001748C4">
      <w:pPr>
        <w:spacing w:line="360" w:lineRule="auto"/>
        <w:jc w:val="both"/>
        <w:rPr>
          <w:rFonts w:ascii="Times New Roman" w:hAnsi="Times New Roman" w:cs="Times New Roman"/>
          <w:b/>
          <w:bCs/>
          <w:sz w:val="24"/>
          <w:szCs w:val="24"/>
        </w:rPr>
      </w:pPr>
    </w:p>
    <w:p w14:paraId="044D1F24" w14:textId="52FCAA71" w:rsidR="00DB610E" w:rsidRPr="003E5BA1" w:rsidRDefault="00DB610E" w:rsidP="003E5BA1">
      <w:pPr>
        <w:pStyle w:val="Heading1"/>
        <w:spacing w:line="360" w:lineRule="auto"/>
        <w:jc w:val="both"/>
        <w:rPr>
          <w:rFonts w:ascii="Times New Roman" w:hAnsi="Times New Roman" w:cs="Times New Roman"/>
          <w:b w:val="0"/>
          <w:bCs w:val="0"/>
        </w:rPr>
      </w:pPr>
      <w:bookmarkStart w:id="42" w:name="_Toc202527944"/>
      <w:r w:rsidRPr="003E5BA1">
        <w:rPr>
          <w:rFonts w:ascii="Times New Roman" w:hAnsi="Times New Roman" w:cs="Times New Roman"/>
        </w:rPr>
        <w:lastRenderedPageBreak/>
        <w:t>2</w:t>
      </w:r>
      <w:r w:rsidR="004E29A7" w:rsidRPr="003E5BA1">
        <w:rPr>
          <w:rFonts w:ascii="Times New Roman" w:hAnsi="Times New Roman" w:cs="Times New Roman"/>
        </w:rPr>
        <w:t xml:space="preserve">.2.2 </w:t>
      </w:r>
      <w:r w:rsidRPr="003E5BA1">
        <w:rPr>
          <w:rFonts w:ascii="Times New Roman" w:hAnsi="Times New Roman" w:cs="Times New Roman"/>
        </w:rPr>
        <w:t>Executive Compensation</w:t>
      </w:r>
      <w:bookmarkEnd w:id="42"/>
    </w:p>
    <w:p w14:paraId="1DB04A19" w14:textId="10AFD107" w:rsidR="00DB610E" w:rsidRPr="001748C4" w:rsidRDefault="00DB610E"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Executive compensation involves the financial and non-financial incentives provided to senior management. The structure of executive compensation packages, which may include base salary, bonuses, stock options, and performance-linked incentives, is believed to align the interests of executives with those of the company and its shareholders. The relationship between executive compensation and profitability has been a topic of extensive research, with studies indicating that well-structured compensation packages may drive higher performance and, in turn, increase profitability </w:t>
      </w:r>
      <w:r w:rsidR="00C924AF" w:rsidRPr="001748C4">
        <w:rPr>
          <w:rFonts w:ascii="Times New Roman" w:hAnsi="Times New Roman" w:cs="Times New Roman"/>
          <w:noProof/>
          <w:sz w:val="24"/>
          <w:szCs w:val="24"/>
        </w:rPr>
        <w:t>(Finkelstein &amp; Hambrick, 2021)</w:t>
      </w:r>
      <w:r w:rsidRPr="001748C4">
        <w:rPr>
          <w:rFonts w:ascii="Times New Roman" w:hAnsi="Times New Roman" w:cs="Times New Roman"/>
          <w:sz w:val="24"/>
          <w:szCs w:val="24"/>
        </w:rPr>
        <w:t>.</w:t>
      </w:r>
    </w:p>
    <w:p w14:paraId="403BC2BB" w14:textId="77777777" w:rsidR="00033769" w:rsidRPr="001748C4" w:rsidRDefault="00033769" w:rsidP="001748C4">
      <w:pPr>
        <w:spacing w:line="360" w:lineRule="auto"/>
        <w:jc w:val="both"/>
        <w:rPr>
          <w:rFonts w:ascii="Times New Roman" w:hAnsi="Times New Roman" w:cs="Times New Roman"/>
          <w:sz w:val="24"/>
          <w:szCs w:val="24"/>
        </w:rPr>
      </w:pPr>
    </w:p>
    <w:p w14:paraId="0F176665" w14:textId="15BA79E0" w:rsidR="00DB610E" w:rsidRPr="003E5BA1" w:rsidRDefault="00DB610E" w:rsidP="003E5BA1">
      <w:pPr>
        <w:pStyle w:val="Heading1"/>
        <w:spacing w:line="360" w:lineRule="auto"/>
        <w:jc w:val="both"/>
        <w:rPr>
          <w:rFonts w:ascii="Times New Roman" w:hAnsi="Times New Roman" w:cs="Times New Roman"/>
          <w:b w:val="0"/>
          <w:bCs w:val="0"/>
        </w:rPr>
      </w:pPr>
      <w:bookmarkStart w:id="43" w:name="_Toc202527945"/>
      <w:r w:rsidRPr="003E5BA1">
        <w:rPr>
          <w:rFonts w:ascii="Times New Roman" w:hAnsi="Times New Roman" w:cs="Times New Roman"/>
        </w:rPr>
        <w:t>2.</w:t>
      </w:r>
      <w:r w:rsidR="004E29A7" w:rsidRPr="003E5BA1">
        <w:rPr>
          <w:rFonts w:ascii="Times New Roman" w:hAnsi="Times New Roman" w:cs="Times New Roman"/>
        </w:rPr>
        <w:t>2.3</w:t>
      </w:r>
      <w:r w:rsidRPr="003E5BA1">
        <w:rPr>
          <w:rFonts w:ascii="Times New Roman" w:hAnsi="Times New Roman" w:cs="Times New Roman"/>
        </w:rPr>
        <w:t xml:space="preserve"> Audit Practices</w:t>
      </w:r>
      <w:bookmarkEnd w:id="43"/>
    </w:p>
    <w:p w14:paraId="0FBFE4D8" w14:textId="47588555" w:rsidR="00DB610E" w:rsidRPr="001748C4" w:rsidRDefault="00DB610E"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Audit practices involve the processes and procedures through which an organization’s financial statements and operations are examined for accuracy and compliance with relevant standards. Strong internal and external audit mechanisms contribute to corporate governance by ensuring accountability and transparency. Auditing practices are essential in mitigating fraud, mismanagement, and inefficiencies, ultimately supporting a company's long-term profitability </w:t>
      </w:r>
      <w:r w:rsidR="00C924AF" w:rsidRPr="001748C4">
        <w:rPr>
          <w:rFonts w:ascii="Times New Roman" w:hAnsi="Times New Roman" w:cs="Times New Roman"/>
          <w:noProof/>
          <w:sz w:val="24"/>
          <w:szCs w:val="24"/>
        </w:rPr>
        <w:t>(Pizanti &amp; Shenhav, 2022)</w:t>
      </w:r>
      <w:r w:rsidRPr="001748C4">
        <w:rPr>
          <w:rFonts w:ascii="Times New Roman" w:hAnsi="Times New Roman" w:cs="Times New Roman"/>
          <w:sz w:val="24"/>
          <w:szCs w:val="24"/>
        </w:rPr>
        <w:t>.</w:t>
      </w:r>
    </w:p>
    <w:p w14:paraId="1639D3AB" w14:textId="77777777" w:rsidR="00033769" w:rsidRPr="001748C4" w:rsidRDefault="00033769" w:rsidP="001748C4">
      <w:pPr>
        <w:spacing w:line="360" w:lineRule="auto"/>
        <w:jc w:val="both"/>
        <w:rPr>
          <w:rFonts w:ascii="Times New Roman" w:hAnsi="Times New Roman" w:cs="Times New Roman"/>
          <w:sz w:val="24"/>
          <w:szCs w:val="24"/>
        </w:rPr>
      </w:pPr>
    </w:p>
    <w:p w14:paraId="76099C0B" w14:textId="7F26D47F" w:rsidR="008B011C" w:rsidRPr="003E5BA1" w:rsidRDefault="00620958" w:rsidP="003E5BA1">
      <w:pPr>
        <w:pStyle w:val="Heading1"/>
        <w:spacing w:line="360" w:lineRule="auto"/>
        <w:jc w:val="both"/>
        <w:rPr>
          <w:rFonts w:ascii="Times New Roman" w:hAnsi="Times New Roman" w:cs="Times New Roman"/>
          <w:b w:val="0"/>
          <w:bCs w:val="0"/>
        </w:rPr>
      </w:pPr>
      <w:r w:rsidRPr="003E5BA1">
        <w:rPr>
          <w:rFonts w:ascii="Times New Roman" w:hAnsi="Times New Roman" w:cs="Times New Roman"/>
        </w:rPr>
        <w:t xml:space="preserve"> </w:t>
      </w:r>
      <w:bookmarkStart w:id="44" w:name="_Toc202527946"/>
      <w:r w:rsidR="008B011C" w:rsidRPr="003E5BA1">
        <w:rPr>
          <w:rFonts w:ascii="Times New Roman" w:hAnsi="Times New Roman" w:cs="Times New Roman"/>
        </w:rPr>
        <w:t>2.</w:t>
      </w:r>
      <w:r w:rsidR="004E29A7" w:rsidRPr="003E5BA1">
        <w:rPr>
          <w:rFonts w:ascii="Times New Roman" w:hAnsi="Times New Roman" w:cs="Times New Roman"/>
        </w:rPr>
        <w:t>3</w:t>
      </w:r>
      <w:r w:rsidRPr="003E5BA1">
        <w:rPr>
          <w:rFonts w:ascii="Times New Roman" w:hAnsi="Times New Roman" w:cs="Times New Roman"/>
        </w:rPr>
        <w:t>.</w:t>
      </w:r>
      <w:r w:rsidR="008B011C" w:rsidRPr="003E5BA1">
        <w:rPr>
          <w:rFonts w:ascii="Times New Roman" w:hAnsi="Times New Roman" w:cs="Times New Roman"/>
        </w:rPr>
        <w:t xml:space="preserve"> </w:t>
      </w:r>
      <w:r w:rsidR="009D7A6F" w:rsidRPr="003E5BA1">
        <w:rPr>
          <w:rFonts w:ascii="Times New Roman" w:hAnsi="Times New Roman" w:cs="Times New Roman"/>
        </w:rPr>
        <w:t>Performance</w:t>
      </w:r>
      <w:r w:rsidR="004E29A7" w:rsidRPr="003E5BA1">
        <w:rPr>
          <w:rFonts w:ascii="Times New Roman" w:hAnsi="Times New Roman" w:cs="Times New Roman"/>
        </w:rPr>
        <w:t xml:space="preserve"> </w:t>
      </w:r>
      <w:r w:rsidR="008B011C" w:rsidRPr="003E5BA1">
        <w:rPr>
          <w:rFonts w:ascii="Times New Roman" w:hAnsi="Times New Roman" w:cs="Times New Roman"/>
        </w:rPr>
        <w:t xml:space="preserve">in the Insurance </w:t>
      </w:r>
      <w:commentRangeStart w:id="45"/>
      <w:commentRangeStart w:id="46"/>
      <w:r w:rsidR="008B011C" w:rsidRPr="003E5BA1">
        <w:rPr>
          <w:rFonts w:ascii="Times New Roman" w:hAnsi="Times New Roman" w:cs="Times New Roman"/>
        </w:rPr>
        <w:t>Industry</w:t>
      </w:r>
      <w:commentRangeEnd w:id="45"/>
      <w:r w:rsidR="004E29A7" w:rsidRPr="003E5BA1">
        <w:rPr>
          <w:rStyle w:val="CommentReference"/>
          <w:rFonts w:ascii="Times New Roman" w:eastAsia="SimSun" w:hAnsi="Times New Roman" w:cs="Times New Roman"/>
          <w:sz w:val="24"/>
          <w:szCs w:val="24"/>
        </w:rPr>
        <w:commentReference w:id="45"/>
      </w:r>
      <w:commentRangeEnd w:id="46"/>
      <w:r w:rsidR="00A55850" w:rsidRPr="003E5BA1">
        <w:rPr>
          <w:rStyle w:val="CommentReference"/>
          <w:rFonts w:ascii="Times New Roman" w:eastAsia="SimSun" w:hAnsi="Times New Roman" w:cs="Times New Roman"/>
          <w:sz w:val="24"/>
          <w:szCs w:val="24"/>
        </w:rPr>
        <w:commentReference w:id="46"/>
      </w:r>
      <w:bookmarkEnd w:id="44"/>
    </w:p>
    <w:p w14:paraId="06CA9678" w14:textId="50583CE5" w:rsidR="0048466F" w:rsidRPr="001748C4" w:rsidRDefault="008B011C" w:rsidP="001748C4">
      <w:pPr>
        <w:spacing w:line="360" w:lineRule="auto"/>
        <w:jc w:val="both"/>
        <w:rPr>
          <w:rFonts w:ascii="Times New Roman" w:hAnsi="Times New Roman" w:cs="Times New Roman"/>
          <w:b/>
          <w:bCs/>
          <w:sz w:val="24"/>
          <w:szCs w:val="24"/>
        </w:rPr>
      </w:pPr>
      <w:r w:rsidRPr="001748C4">
        <w:rPr>
          <w:rFonts w:ascii="Times New Roman" w:hAnsi="Times New Roman" w:cs="Times New Roman"/>
          <w:sz w:val="24"/>
          <w:szCs w:val="24"/>
        </w:rPr>
        <w:t xml:space="preserve">Profitability in the insurance industry is a measure of a company's ability to generate income and manage its expenses effectively. It is usually assessed through various financial metrics, such as </w:t>
      </w:r>
      <w:r w:rsidR="0048466F" w:rsidRPr="001748C4">
        <w:rPr>
          <w:rFonts w:ascii="Times New Roman" w:hAnsi="Times New Roman" w:cs="Times New Roman"/>
          <w:sz w:val="24"/>
          <w:szCs w:val="24"/>
        </w:rPr>
        <w:t>return on asset</w:t>
      </w:r>
      <w:r w:rsidR="00B926BD" w:rsidRPr="001748C4">
        <w:rPr>
          <w:rFonts w:ascii="Times New Roman" w:hAnsi="Times New Roman" w:cs="Times New Roman"/>
          <w:sz w:val="24"/>
          <w:szCs w:val="24"/>
        </w:rPr>
        <w:t xml:space="preserve"> (ROA)</w:t>
      </w:r>
      <w:r w:rsidR="0048466F" w:rsidRPr="001748C4">
        <w:rPr>
          <w:rFonts w:ascii="Times New Roman" w:hAnsi="Times New Roman" w:cs="Times New Roman"/>
          <w:sz w:val="24"/>
          <w:szCs w:val="24"/>
        </w:rPr>
        <w:t>,</w:t>
      </w:r>
      <w:r w:rsidRPr="001748C4">
        <w:rPr>
          <w:rFonts w:ascii="Times New Roman" w:hAnsi="Times New Roman" w:cs="Times New Roman"/>
          <w:sz w:val="24"/>
          <w:szCs w:val="24"/>
        </w:rPr>
        <w:t xml:space="preserve"> </w:t>
      </w:r>
      <w:r w:rsidR="002B09A1" w:rsidRPr="001748C4">
        <w:rPr>
          <w:rFonts w:ascii="Times New Roman" w:hAnsi="Times New Roman" w:cs="Times New Roman"/>
          <w:sz w:val="24"/>
          <w:szCs w:val="24"/>
        </w:rPr>
        <w:t>Net Profit Margin</w:t>
      </w:r>
      <w:r w:rsidR="009D7A6F" w:rsidRPr="001748C4">
        <w:rPr>
          <w:rFonts w:ascii="Times New Roman" w:hAnsi="Times New Roman" w:cs="Times New Roman"/>
          <w:sz w:val="24"/>
          <w:szCs w:val="24"/>
        </w:rPr>
        <w:t xml:space="preserve"> </w:t>
      </w:r>
      <w:r w:rsidR="002B09A1" w:rsidRPr="001748C4">
        <w:rPr>
          <w:rFonts w:ascii="Times New Roman" w:hAnsi="Times New Roman" w:cs="Times New Roman"/>
          <w:sz w:val="24"/>
          <w:szCs w:val="24"/>
        </w:rPr>
        <w:t xml:space="preserve">and </w:t>
      </w:r>
      <w:r w:rsidR="009D7A6F" w:rsidRPr="001748C4">
        <w:rPr>
          <w:rFonts w:ascii="Times New Roman" w:hAnsi="Times New Roman" w:cs="Times New Roman"/>
          <w:sz w:val="24"/>
          <w:szCs w:val="24"/>
        </w:rPr>
        <w:t>non-financial performance such as customer certification and product quality</w:t>
      </w:r>
      <w:r w:rsidR="00872BC3">
        <w:rPr>
          <w:rFonts w:ascii="Times New Roman" w:hAnsi="Times New Roman" w:cs="Times New Roman"/>
          <w:sz w:val="24"/>
          <w:szCs w:val="24"/>
        </w:rPr>
        <w:t>.</w:t>
      </w:r>
      <w:r w:rsidRPr="001748C4">
        <w:rPr>
          <w:rFonts w:ascii="Times New Roman" w:hAnsi="Times New Roman" w:cs="Times New Roman"/>
          <w:sz w:val="24"/>
          <w:szCs w:val="24"/>
        </w:rPr>
        <w:t xml:space="preserve"> These indicators reflect the efficiency of an insurance company in utilizing its resources to generate profits. Profitability is crucial for insurance companies as it affects their capacity to pay out claims, reinvest in business operations, and provide competitive returns to shareholders. A profitable insurance company is more likely to withstand market fluctuations and operational risks, ensuring its long-term sustainability and stability (Sullivan, 2021).</w:t>
      </w:r>
    </w:p>
    <w:p w14:paraId="40DA34D5" w14:textId="2837C3CA" w:rsidR="009B7DF1" w:rsidRPr="001748C4" w:rsidRDefault="009B7DF1" w:rsidP="001748C4">
      <w:pPr>
        <w:spacing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 xml:space="preserve">Profit </w:t>
      </w:r>
      <w:commentRangeStart w:id="47"/>
      <w:commentRangeStart w:id="48"/>
      <w:r w:rsidRPr="001748C4">
        <w:rPr>
          <w:rFonts w:ascii="Times New Roman" w:hAnsi="Times New Roman" w:cs="Times New Roman"/>
          <w:b/>
          <w:bCs/>
          <w:sz w:val="24"/>
          <w:szCs w:val="24"/>
        </w:rPr>
        <w:t>Margin</w:t>
      </w:r>
      <w:commentRangeEnd w:id="47"/>
      <w:r w:rsidR="004E29A7" w:rsidRPr="003E5BA1">
        <w:rPr>
          <w:rStyle w:val="CommentReference"/>
          <w:rFonts w:ascii="Times New Roman" w:eastAsia="SimSun" w:hAnsi="Times New Roman" w:cs="Times New Roman"/>
          <w:sz w:val="24"/>
          <w:szCs w:val="24"/>
        </w:rPr>
        <w:commentReference w:id="47"/>
      </w:r>
      <w:commentRangeEnd w:id="48"/>
      <w:r w:rsidR="00A55850" w:rsidRPr="003E5BA1">
        <w:rPr>
          <w:rStyle w:val="CommentReference"/>
          <w:rFonts w:ascii="Times New Roman" w:eastAsia="SimSun" w:hAnsi="Times New Roman" w:cs="Times New Roman"/>
          <w:sz w:val="24"/>
          <w:szCs w:val="24"/>
        </w:rPr>
        <w:commentReference w:id="48"/>
      </w:r>
    </w:p>
    <w:p w14:paraId="0E29B728" w14:textId="445A5E34" w:rsidR="009B7DF1" w:rsidRPr="001748C4" w:rsidRDefault="009B7DF1"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Profit margin is a financial ratio that shows what percentage of revenue a company retains as profit after all expenses are deducted. It’s a key indicator of a company's profitability and efficiency in controlling costs</w:t>
      </w:r>
      <w:r w:rsidR="0048466F" w:rsidRPr="001748C4">
        <w:rPr>
          <w:rFonts w:ascii="Times New Roman" w:hAnsi="Times New Roman" w:cs="Times New Roman"/>
          <w:sz w:val="24"/>
          <w:szCs w:val="24"/>
        </w:rPr>
        <w:t xml:space="preserve"> </w:t>
      </w:r>
      <w:r w:rsidR="007459E7" w:rsidRPr="003E5BA1">
        <w:rPr>
          <w:rFonts w:ascii="Times New Roman" w:hAnsi="Times New Roman" w:cs="Times New Roman"/>
          <w:noProof/>
          <w:sz w:val="24"/>
          <w:szCs w:val="24"/>
        </w:rPr>
        <w:t>(Nariswari &amp; Nugraha</w:t>
      </w:r>
      <w:r w:rsidR="007459E7" w:rsidRPr="001748C4">
        <w:rPr>
          <w:rFonts w:ascii="Times New Roman" w:hAnsi="Times New Roman" w:cs="Times New Roman"/>
          <w:noProof/>
          <w:sz w:val="24"/>
          <w:szCs w:val="24"/>
        </w:rPr>
        <w:t xml:space="preserve"> </w:t>
      </w:r>
      <w:r w:rsidR="007459E7" w:rsidRPr="003E5BA1">
        <w:rPr>
          <w:rFonts w:ascii="Times New Roman" w:hAnsi="Times New Roman" w:cs="Times New Roman"/>
          <w:noProof/>
          <w:sz w:val="24"/>
          <w:szCs w:val="24"/>
        </w:rPr>
        <w:t>, 2020)</w:t>
      </w:r>
      <w:r w:rsidRPr="001748C4">
        <w:rPr>
          <w:rFonts w:ascii="Times New Roman" w:hAnsi="Times New Roman" w:cs="Times New Roman"/>
          <w:sz w:val="24"/>
          <w:szCs w:val="24"/>
        </w:rPr>
        <w:t>.</w:t>
      </w:r>
    </w:p>
    <w:p w14:paraId="3D50B683" w14:textId="77777777" w:rsidR="00033769" w:rsidRPr="001748C4" w:rsidRDefault="00033769" w:rsidP="001748C4">
      <w:pPr>
        <w:spacing w:line="360" w:lineRule="auto"/>
        <w:jc w:val="both"/>
        <w:rPr>
          <w:rFonts w:ascii="Times New Roman" w:hAnsi="Times New Roman" w:cs="Times New Roman"/>
          <w:b/>
          <w:bCs/>
          <w:sz w:val="24"/>
          <w:szCs w:val="24"/>
        </w:rPr>
      </w:pPr>
    </w:p>
    <w:p w14:paraId="474C57EC" w14:textId="1BD15741" w:rsidR="009B7DF1" w:rsidRPr="003E5BA1" w:rsidRDefault="00B926BD" w:rsidP="003E5BA1">
      <w:pPr>
        <w:spacing w:line="360" w:lineRule="auto"/>
        <w:jc w:val="both"/>
        <w:rPr>
          <w:rFonts w:ascii="Times New Roman" w:hAnsi="Times New Roman" w:cs="Times New Roman"/>
          <w:sz w:val="24"/>
          <w:szCs w:val="24"/>
        </w:rPr>
      </w:pPr>
      <w:r w:rsidRPr="003E5BA1">
        <w:rPr>
          <w:rFonts w:ascii="Times New Roman" w:hAnsi="Times New Roman" w:cs="Times New Roman"/>
          <w:sz w:val="24"/>
          <w:szCs w:val="24"/>
        </w:rPr>
        <w:t xml:space="preserve">2.3.1 </w:t>
      </w:r>
      <w:r w:rsidR="009B7DF1" w:rsidRPr="003E5BA1">
        <w:rPr>
          <w:rFonts w:ascii="Times New Roman" w:hAnsi="Times New Roman" w:cs="Times New Roman"/>
          <w:sz w:val="24"/>
          <w:szCs w:val="24"/>
        </w:rPr>
        <w:t xml:space="preserve">Net Profit Margin: </w:t>
      </w:r>
      <w:r w:rsidR="00B17433" w:rsidRPr="003E5BA1">
        <w:rPr>
          <w:rFonts w:ascii="Times New Roman" w:hAnsi="Times New Roman" w:cs="Times New Roman"/>
          <w:sz w:val="24"/>
          <w:szCs w:val="24"/>
        </w:rPr>
        <w:t>is the percentage of profits that you keep after expenses are paid</w:t>
      </w:r>
    </w:p>
    <w:p w14:paraId="305B4956" w14:textId="64B10149" w:rsidR="00051362" w:rsidRPr="003E5BA1" w:rsidRDefault="00D2446A" w:rsidP="001748C4">
      <w:pPr>
        <w:spacing w:line="360" w:lineRule="auto"/>
        <w:jc w:val="both"/>
        <w:rPr>
          <w:rFonts w:ascii="Times New Roman" w:hAnsi="Times New Roman" w:cs="Times New Roman"/>
          <w:b/>
          <w:bCs/>
          <w:sz w:val="24"/>
          <w:szCs w:val="24"/>
        </w:rPr>
      </w:pPr>
      <w:r w:rsidRPr="003E5BA1">
        <w:rPr>
          <w:rFonts w:ascii="Times New Roman" w:hAnsi="Times New Roman" w:cs="Times New Roman"/>
          <w:sz w:val="24"/>
          <w:szCs w:val="24"/>
        </w:rPr>
        <w:t xml:space="preserve">                   </w:t>
      </w:r>
      <w:r w:rsidR="009B7DF1" w:rsidRPr="003E5BA1">
        <w:rPr>
          <w:rFonts w:ascii="Times New Roman" w:hAnsi="Times New Roman" w:cs="Times New Roman"/>
          <w:sz w:val="24"/>
          <w:szCs w:val="24"/>
        </w:rPr>
        <w:t>Net Profit Margin=Net Income/Revenue×100</w:t>
      </w:r>
    </w:p>
    <w:p w14:paraId="39192A68" w14:textId="3D1D3EB0" w:rsidR="00051362" w:rsidRPr="003E5BA1" w:rsidRDefault="00051362" w:rsidP="001748C4">
      <w:pPr>
        <w:spacing w:line="360" w:lineRule="auto"/>
        <w:jc w:val="both"/>
        <w:rPr>
          <w:rFonts w:ascii="Times New Roman" w:hAnsi="Times New Roman" w:cs="Times New Roman"/>
          <w:sz w:val="24"/>
          <w:szCs w:val="24"/>
        </w:rPr>
      </w:pPr>
      <w:bookmarkStart w:id="49" w:name="_Toc202527947"/>
      <w:r w:rsidRPr="003E5BA1">
        <w:rPr>
          <w:rStyle w:val="Heading1Char"/>
          <w:rFonts w:ascii="Times New Roman" w:hAnsi="Times New Roman" w:cs="Times New Roman"/>
          <w:color w:val="000000" w:themeColor="text1"/>
        </w:rPr>
        <w:lastRenderedPageBreak/>
        <w:t>2.3.2 Return on Assets (ROA)</w:t>
      </w:r>
      <w:bookmarkEnd w:id="49"/>
      <w:r w:rsidRPr="003E5BA1">
        <w:rPr>
          <w:rFonts w:ascii="Times New Roman" w:hAnsi="Times New Roman" w:cs="Times New Roman"/>
          <w:sz w:val="24"/>
          <w:szCs w:val="24"/>
        </w:rPr>
        <w:br/>
        <w:t>Return on Assets (ROA) is a financial metric that shows how effectively a company uses its total assets to generate profit. It is calculated by dividing net income by total assets, providing insight into operational efficiency (Ross et al., 2016). A high ROA indicates that the company is making good use of its resources to earn income. It reflects strong financial health and effective management. In the insurance industry, it shows how well the firm turns its capital and investments into earnings.</w:t>
      </w:r>
    </w:p>
    <w:p w14:paraId="24DE290A" w14:textId="4C2870B4" w:rsidR="00051362" w:rsidRPr="003E5BA1" w:rsidRDefault="00051362" w:rsidP="001748C4">
      <w:pPr>
        <w:spacing w:line="360" w:lineRule="auto"/>
        <w:jc w:val="both"/>
        <w:rPr>
          <w:rFonts w:ascii="Times New Roman" w:hAnsi="Times New Roman" w:cs="Times New Roman"/>
          <w:sz w:val="24"/>
          <w:szCs w:val="24"/>
        </w:rPr>
      </w:pPr>
      <w:r w:rsidRPr="003E5BA1">
        <w:rPr>
          <w:rFonts w:ascii="Times New Roman" w:hAnsi="Times New Roman" w:cs="Times New Roman"/>
          <w:sz w:val="24"/>
          <w:szCs w:val="24"/>
        </w:rPr>
        <w:t xml:space="preserve">ROA=Total Assets / Net Income​ </w:t>
      </w:r>
    </w:p>
    <w:p w14:paraId="157C9A2C" w14:textId="4937B74B" w:rsidR="00051362" w:rsidRPr="003E5BA1" w:rsidRDefault="00051362" w:rsidP="001748C4">
      <w:pPr>
        <w:spacing w:line="360" w:lineRule="auto"/>
        <w:jc w:val="both"/>
        <w:rPr>
          <w:rFonts w:ascii="Times New Roman" w:hAnsi="Times New Roman" w:cs="Times New Roman"/>
          <w:b/>
          <w:bCs/>
          <w:sz w:val="24"/>
          <w:szCs w:val="24"/>
        </w:rPr>
      </w:pPr>
    </w:p>
    <w:p w14:paraId="1067EDF0" w14:textId="45B256A9" w:rsidR="00051362" w:rsidRPr="00267F6D" w:rsidRDefault="00051362" w:rsidP="003E5BA1">
      <w:pPr>
        <w:spacing w:line="360" w:lineRule="auto"/>
        <w:jc w:val="both"/>
      </w:pPr>
      <w:bookmarkStart w:id="50" w:name="_Toc202527948"/>
      <w:r w:rsidRPr="003E5BA1">
        <w:rPr>
          <w:rStyle w:val="Heading1Char"/>
          <w:rFonts w:ascii="Times New Roman" w:hAnsi="Times New Roman" w:cs="Times New Roman"/>
        </w:rPr>
        <w:t>2.3</w:t>
      </w:r>
      <w:r w:rsidR="0098648C" w:rsidRPr="003E5BA1">
        <w:rPr>
          <w:rStyle w:val="Heading1Char"/>
          <w:rFonts w:ascii="Times New Roman" w:hAnsi="Times New Roman" w:cs="Times New Roman"/>
        </w:rPr>
        <w:t xml:space="preserve">.3 </w:t>
      </w:r>
      <w:r w:rsidRPr="003E5BA1">
        <w:rPr>
          <w:rStyle w:val="Heading1Char"/>
          <w:rFonts w:ascii="Times New Roman" w:hAnsi="Times New Roman" w:cs="Times New Roman"/>
        </w:rPr>
        <w:t>Customer Satisfaction</w:t>
      </w:r>
      <w:bookmarkEnd w:id="50"/>
      <w:r w:rsidRPr="003E5BA1">
        <w:rPr>
          <w:rFonts w:ascii="Times New Roman" w:hAnsi="Times New Roman" w:cs="Times New Roman"/>
          <w:sz w:val="24"/>
          <w:szCs w:val="24"/>
        </w:rPr>
        <w:br/>
        <w:t>Customer satisfaction measures how well a company meets or exceeds customer expectations. In the insurance sector, it is largely determined by the efficiency of claim settlements, the quality of customer service, and the responsiveness to inquiries or issues (Kotler &amp; Keller, 2016). Satisfied customers are more likely to remain loyal and promote the brand through positive word-of-mouth. High satisfaction reduces Customer Turnover and enhances the insurer’s reputation. It is a key driver of long-term success in the competitive insurance market.</w:t>
      </w:r>
    </w:p>
    <w:p w14:paraId="74F59807" w14:textId="77777777" w:rsidR="007B6DEF" w:rsidRPr="003E5BA1" w:rsidRDefault="007B6DEF" w:rsidP="001748C4">
      <w:pPr>
        <w:spacing w:line="360" w:lineRule="auto"/>
        <w:jc w:val="both"/>
        <w:rPr>
          <w:rFonts w:ascii="Times New Roman" w:hAnsi="Times New Roman" w:cs="Times New Roman"/>
          <w:sz w:val="24"/>
          <w:szCs w:val="24"/>
        </w:rPr>
      </w:pPr>
    </w:p>
    <w:p w14:paraId="6E30E51A" w14:textId="3D39003E" w:rsidR="009B7DF1" w:rsidRPr="003E5BA1" w:rsidRDefault="00051362" w:rsidP="001748C4">
      <w:pPr>
        <w:spacing w:line="360" w:lineRule="auto"/>
        <w:jc w:val="both"/>
        <w:rPr>
          <w:rFonts w:ascii="Times New Roman" w:hAnsi="Times New Roman" w:cs="Times New Roman"/>
          <w:sz w:val="24"/>
          <w:szCs w:val="24"/>
        </w:rPr>
      </w:pPr>
      <w:bookmarkStart w:id="51" w:name="_Toc202527949"/>
      <w:r w:rsidRPr="003E5BA1">
        <w:rPr>
          <w:rStyle w:val="Heading1Char"/>
          <w:rFonts w:ascii="Times New Roman" w:hAnsi="Times New Roman" w:cs="Times New Roman"/>
        </w:rPr>
        <w:t>2.</w:t>
      </w:r>
      <w:r w:rsidR="0098648C" w:rsidRPr="003E5BA1">
        <w:rPr>
          <w:rStyle w:val="Heading1Char"/>
          <w:rFonts w:ascii="Times New Roman" w:hAnsi="Times New Roman" w:cs="Times New Roman"/>
        </w:rPr>
        <w:t>3.4</w:t>
      </w:r>
      <w:r w:rsidRPr="003E5BA1">
        <w:rPr>
          <w:rStyle w:val="Heading1Char"/>
          <w:rFonts w:ascii="Times New Roman" w:hAnsi="Times New Roman" w:cs="Times New Roman"/>
        </w:rPr>
        <w:t xml:space="preserve"> Product Quality</w:t>
      </w:r>
      <w:bookmarkEnd w:id="51"/>
      <w:r w:rsidRPr="003E5BA1">
        <w:rPr>
          <w:rStyle w:val="Heading1Char"/>
          <w:rFonts w:ascii="Times New Roman" w:hAnsi="Times New Roman" w:cs="Times New Roman"/>
        </w:rPr>
        <w:br/>
      </w:r>
      <w:r w:rsidRPr="003E5BA1">
        <w:rPr>
          <w:rFonts w:ascii="Times New Roman" w:hAnsi="Times New Roman" w:cs="Times New Roman"/>
          <w:sz w:val="24"/>
          <w:szCs w:val="24"/>
        </w:rPr>
        <w:t xml:space="preserve">Product quality in insurance refers to how reliable, comprehensive, and clear an insurance policy is for customers. A high-quality insurance product offers adequate coverage, transparent terms, and consistent performance (Zeithaml et al., 2018). Customers value policies that protect them without hidden conditions or confusing language. Quality insurance products increase trust, encourage repeat business, and improve customer retention. </w:t>
      </w:r>
      <w:r w:rsidR="0098648C" w:rsidRPr="003E5BA1">
        <w:rPr>
          <w:rFonts w:ascii="Times New Roman" w:hAnsi="Times New Roman" w:cs="Times New Roman"/>
          <w:sz w:val="24"/>
          <w:szCs w:val="24"/>
        </w:rPr>
        <w:t>S</w:t>
      </w:r>
      <w:r w:rsidRPr="003E5BA1">
        <w:rPr>
          <w:rFonts w:ascii="Times New Roman" w:hAnsi="Times New Roman" w:cs="Times New Roman"/>
          <w:sz w:val="24"/>
          <w:szCs w:val="24"/>
        </w:rPr>
        <w:t>trong product quality gives insurers a competitive edge.</w:t>
      </w:r>
    </w:p>
    <w:p w14:paraId="3773B5E7" w14:textId="143012DE" w:rsidR="006A6497" w:rsidRPr="003E5BA1" w:rsidRDefault="004E29A7" w:rsidP="003E5BA1">
      <w:pPr>
        <w:pStyle w:val="Heading1"/>
        <w:spacing w:line="360" w:lineRule="auto"/>
        <w:jc w:val="both"/>
        <w:rPr>
          <w:rFonts w:ascii="Times New Roman" w:hAnsi="Times New Roman" w:cs="Times New Roman"/>
          <w:b w:val="0"/>
          <w:bCs w:val="0"/>
        </w:rPr>
      </w:pPr>
      <w:bookmarkStart w:id="52" w:name="_Toc202439197"/>
      <w:bookmarkStart w:id="53" w:name="_Toc202439449"/>
      <w:bookmarkStart w:id="54" w:name="_Toc202527950"/>
      <w:commentRangeStart w:id="55"/>
      <w:commentRangeEnd w:id="55"/>
      <w:r w:rsidRPr="003E5BA1">
        <w:rPr>
          <w:rStyle w:val="CommentReference"/>
          <w:rFonts w:ascii="Times New Roman" w:eastAsia="SimSun" w:hAnsi="Times New Roman" w:cs="Times New Roman"/>
          <w:sz w:val="24"/>
          <w:szCs w:val="24"/>
        </w:rPr>
        <w:commentReference w:id="55"/>
      </w:r>
      <w:bookmarkStart w:id="56" w:name="_Toc536418439"/>
      <w:bookmarkStart w:id="57" w:name="_Toc116844394"/>
      <w:bookmarkStart w:id="58" w:name="_Toc135227223"/>
      <w:bookmarkStart w:id="59" w:name="_Toc144972495"/>
      <w:bookmarkStart w:id="60" w:name="_Toc173869963"/>
      <w:bookmarkEnd w:id="52"/>
      <w:bookmarkEnd w:id="53"/>
      <w:r w:rsidR="00C76ED2" w:rsidRPr="003E5BA1">
        <w:rPr>
          <w:rFonts w:ascii="Times New Roman" w:hAnsi="Times New Roman" w:cs="Times New Roman"/>
        </w:rPr>
        <w:t>2.</w:t>
      </w:r>
      <w:r w:rsidR="00357270" w:rsidRPr="003E5BA1">
        <w:rPr>
          <w:rFonts w:ascii="Times New Roman" w:hAnsi="Times New Roman" w:cs="Times New Roman"/>
        </w:rPr>
        <w:t>4</w:t>
      </w:r>
      <w:r w:rsidR="00C76ED2" w:rsidRPr="003E5BA1">
        <w:rPr>
          <w:rFonts w:ascii="Times New Roman" w:hAnsi="Times New Roman" w:cs="Times New Roman"/>
        </w:rPr>
        <w:t>. Theoretical framework</w:t>
      </w:r>
      <w:bookmarkEnd w:id="54"/>
      <w:bookmarkEnd w:id="56"/>
      <w:bookmarkEnd w:id="57"/>
      <w:bookmarkEnd w:id="58"/>
      <w:bookmarkEnd w:id="59"/>
      <w:bookmarkEnd w:id="60"/>
    </w:p>
    <w:p w14:paraId="4E128C5A" w14:textId="0EB100AD" w:rsidR="00C76ED2" w:rsidRPr="003E5BA1" w:rsidRDefault="00C76ED2" w:rsidP="001748C4">
      <w:pPr>
        <w:spacing w:line="360" w:lineRule="auto"/>
        <w:jc w:val="both"/>
        <w:rPr>
          <w:rFonts w:ascii="Times New Roman" w:hAnsi="Times New Roman" w:cs="Times New Roman"/>
          <w:b/>
          <w:bCs/>
          <w:sz w:val="24"/>
          <w:szCs w:val="24"/>
        </w:rPr>
      </w:pPr>
      <w:r w:rsidRPr="003E5BA1">
        <w:rPr>
          <w:rFonts w:ascii="Times New Roman" w:hAnsi="Times New Roman" w:cs="Times New Roman"/>
          <w:sz w:val="24"/>
          <w:szCs w:val="24"/>
        </w:rPr>
        <w:t xml:space="preserve">This section provides theories which support this study concerning the </w:t>
      </w:r>
      <w:r w:rsidR="00A60DDC" w:rsidRPr="003E5BA1">
        <w:rPr>
          <w:rFonts w:ascii="Times New Roman" w:hAnsi="Times New Roman" w:cs="Times New Roman"/>
          <w:sz w:val="24"/>
          <w:szCs w:val="24"/>
        </w:rPr>
        <w:t>role of corporate governance to the profitability of insurance company</w:t>
      </w:r>
      <w:r w:rsidRPr="003E5BA1">
        <w:rPr>
          <w:rFonts w:ascii="Times New Roman" w:hAnsi="Times New Roman" w:cs="Times New Roman"/>
          <w:sz w:val="24"/>
          <w:szCs w:val="24"/>
        </w:rPr>
        <w:t xml:space="preserve">. The section below provides theories in details. </w:t>
      </w:r>
    </w:p>
    <w:p w14:paraId="0DF2E1CB" w14:textId="77777777" w:rsidR="002617B6" w:rsidRPr="003E5BA1" w:rsidRDefault="00C76ED2" w:rsidP="003E5BA1">
      <w:pPr>
        <w:pStyle w:val="Heading1"/>
        <w:spacing w:line="360" w:lineRule="auto"/>
        <w:jc w:val="both"/>
        <w:rPr>
          <w:rFonts w:ascii="Times New Roman" w:hAnsi="Times New Roman" w:cs="Times New Roman"/>
          <w:b w:val="0"/>
          <w:bCs w:val="0"/>
        </w:rPr>
      </w:pPr>
      <w:r w:rsidRPr="003E5BA1">
        <w:rPr>
          <w:rFonts w:ascii="Times New Roman" w:hAnsi="Times New Roman" w:cs="Times New Roman"/>
        </w:rPr>
        <w:t xml:space="preserve"> </w:t>
      </w:r>
      <w:bookmarkStart w:id="61" w:name="_Toc202527951"/>
      <w:r w:rsidRPr="003E5BA1">
        <w:rPr>
          <w:rFonts w:ascii="Times New Roman" w:hAnsi="Times New Roman" w:cs="Times New Roman"/>
        </w:rPr>
        <w:t>2.</w:t>
      </w:r>
      <w:r w:rsidR="00357270" w:rsidRPr="003E5BA1">
        <w:rPr>
          <w:rFonts w:ascii="Times New Roman" w:hAnsi="Times New Roman" w:cs="Times New Roman"/>
        </w:rPr>
        <w:t>4</w:t>
      </w:r>
      <w:r w:rsidRPr="003E5BA1">
        <w:rPr>
          <w:rFonts w:ascii="Times New Roman" w:hAnsi="Times New Roman" w:cs="Times New Roman"/>
        </w:rPr>
        <w:t>.1 Agency Theory</w:t>
      </w:r>
      <w:bookmarkEnd w:id="61"/>
    </w:p>
    <w:p w14:paraId="74456A3D" w14:textId="611F6F04" w:rsidR="00C76ED2" w:rsidRPr="003E5BA1" w:rsidRDefault="00C76ED2" w:rsidP="001748C4">
      <w:pPr>
        <w:spacing w:line="360" w:lineRule="auto"/>
        <w:jc w:val="both"/>
        <w:rPr>
          <w:rFonts w:ascii="Times New Roman" w:hAnsi="Times New Roman" w:cs="Times New Roman"/>
          <w:b/>
          <w:bCs/>
          <w:sz w:val="24"/>
          <w:szCs w:val="24"/>
        </w:rPr>
      </w:pPr>
      <w:r w:rsidRPr="003E5BA1">
        <w:rPr>
          <w:rFonts w:ascii="Times New Roman" w:hAnsi="Times New Roman" w:cs="Times New Roman"/>
          <w:sz w:val="24"/>
          <w:szCs w:val="24"/>
        </w:rPr>
        <w:t xml:space="preserve"> Agency theory, developed by Jensen and Meckling (1976), explores the relationship between principals (owners or shareholders) and agents (managers) within a corporation. In an insurance company, the shareholders or policyholders are the principals, while the management is the agent responsible for decision-making. The theory suggests that there is often a conflict of interest between the two parties, as managers may act in their own best interests rather than in </w:t>
      </w:r>
      <w:r w:rsidRPr="003E5BA1">
        <w:rPr>
          <w:rFonts w:ascii="Times New Roman" w:hAnsi="Times New Roman" w:cs="Times New Roman"/>
          <w:sz w:val="24"/>
          <w:szCs w:val="24"/>
        </w:rPr>
        <w:lastRenderedPageBreak/>
        <w:t>the interests of shareholders. This divergence in interests can lead to inefficiency and reduced profitability</w:t>
      </w:r>
      <w:r w:rsidR="00F35C28" w:rsidRPr="003E5BA1">
        <w:rPr>
          <w:rFonts w:ascii="Times New Roman" w:hAnsi="Times New Roman" w:cs="Times New Roman"/>
          <w:noProof/>
          <w:sz w:val="24"/>
          <w:szCs w:val="24"/>
        </w:rPr>
        <w:t xml:space="preserve"> (Krause &amp; Lee, 2021)</w:t>
      </w:r>
      <w:r w:rsidRPr="003E5BA1">
        <w:rPr>
          <w:rFonts w:ascii="Times New Roman" w:hAnsi="Times New Roman" w:cs="Times New Roman"/>
          <w:sz w:val="24"/>
          <w:szCs w:val="24"/>
        </w:rPr>
        <w:t>. Effective corporate governance mechanisms, such as a strong and independent board of directors, can help mitigate this agency problem by ensuring that management's actions align with shareholders' interests, ultimately leading to better financial performance.</w:t>
      </w:r>
    </w:p>
    <w:p w14:paraId="0A91511F" w14:textId="77777777" w:rsidR="002617B6" w:rsidRPr="003E5BA1" w:rsidRDefault="00C76ED2" w:rsidP="003E5BA1">
      <w:pPr>
        <w:pStyle w:val="Heading1"/>
        <w:spacing w:line="360" w:lineRule="auto"/>
        <w:jc w:val="both"/>
        <w:rPr>
          <w:rFonts w:ascii="Times New Roman" w:hAnsi="Times New Roman" w:cs="Times New Roman"/>
        </w:rPr>
      </w:pPr>
      <w:bookmarkStart w:id="62" w:name="_Toc202527952"/>
      <w:r w:rsidRPr="003E5BA1">
        <w:rPr>
          <w:rFonts w:ascii="Times New Roman" w:hAnsi="Times New Roman" w:cs="Times New Roman"/>
        </w:rPr>
        <w:t>2.</w:t>
      </w:r>
      <w:r w:rsidR="00357270" w:rsidRPr="003E5BA1">
        <w:rPr>
          <w:rFonts w:ascii="Times New Roman" w:hAnsi="Times New Roman" w:cs="Times New Roman"/>
        </w:rPr>
        <w:t>4</w:t>
      </w:r>
      <w:r w:rsidRPr="003E5BA1">
        <w:rPr>
          <w:rFonts w:ascii="Times New Roman" w:hAnsi="Times New Roman" w:cs="Times New Roman"/>
        </w:rPr>
        <w:t>.2 Stewardship Theory:</w:t>
      </w:r>
      <w:bookmarkEnd w:id="62"/>
    </w:p>
    <w:p w14:paraId="26098ED6" w14:textId="13508606" w:rsidR="00C76ED2" w:rsidRPr="001748C4" w:rsidRDefault="00C76ED2"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In contrast to agency theory, stewardship theory posits that managers, when given proper incentives and autonomy, will act as stewards of the company, working to enhance shareholder value and achieve long-term goals (Davis</w:t>
      </w:r>
      <w:r w:rsidR="00F35C28" w:rsidRPr="001748C4">
        <w:rPr>
          <w:rFonts w:ascii="Times New Roman" w:hAnsi="Times New Roman" w:cs="Times New Roman"/>
          <w:sz w:val="24"/>
          <w:szCs w:val="24"/>
        </w:rPr>
        <w:t xml:space="preserve"> </w:t>
      </w:r>
      <w:r w:rsidR="00F35C28" w:rsidRPr="001748C4">
        <w:rPr>
          <w:rFonts w:ascii="Times New Roman" w:hAnsi="Times New Roman" w:cs="Times New Roman"/>
          <w:i/>
          <w:iCs/>
          <w:sz w:val="24"/>
          <w:szCs w:val="24"/>
        </w:rPr>
        <w:t>et al</w:t>
      </w:r>
      <w:r w:rsidR="00F35C28" w:rsidRPr="001748C4">
        <w:rPr>
          <w:rFonts w:ascii="Times New Roman" w:hAnsi="Times New Roman" w:cs="Times New Roman"/>
          <w:sz w:val="24"/>
          <w:szCs w:val="24"/>
        </w:rPr>
        <w:t xml:space="preserve">., </w:t>
      </w:r>
      <w:r w:rsidRPr="001748C4">
        <w:rPr>
          <w:rFonts w:ascii="Times New Roman" w:hAnsi="Times New Roman" w:cs="Times New Roman"/>
          <w:sz w:val="24"/>
          <w:szCs w:val="24"/>
        </w:rPr>
        <w:t xml:space="preserve">2021). This theory suggests that managers are inherently motivated to act in the best interest of the company and its stakeholders. In the context of insurance companies, stewardship theory can be applied to governance practices that promote accountability, transparency, and long-term planning. By creating a governance structure that fosters trust and collaboration between management and shareholders, insurance companies can achieve higher profitability and sustainable growth </w:t>
      </w:r>
      <w:r w:rsidR="00F35C28" w:rsidRPr="001748C4">
        <w:rPr>
          <w:rFonts w:ascii="Times New Roman" w:hAnsi="Times New Roman" w:cs="Times New Roman"/>
          <w:noProof/>
          <w:sz w:val="24"/>
          <w:szCs w:val="24"/>
        </w:rPr>
        <w:t>(O’Connor &amp; Keane, 2022)</w:t>
      </w:r>
      <w:r w:rsidRPr="001748C4">
        <w:rPr>
          <w:rFonts w:ascii="Times New Roman" w:hAnsi="Times New Roman" w:cs="Times New Roman"/>
          <w:sz w:val="24"/>
          <w:szCs w:val="24"/>
        </w:rPr>
        <w:t>.</w:t>
      </w:r>
    </w:p>
    <w:p w14:paraId="35D730F0" w14:textId="77777777" w:rsidR="002617B6" w:rsidRPr="003E5BA1" w:rsidRDefault="008E4081" w:rsidP="003E5BA1">
      <w:pPr>
        <w:pStyle w:val="Heading1"/>
        <w:spacing w:line="360" w:lineRule="auto"/>
        <w:jc w:val="both"/>
        <w:rPr>
          <w:rFonts w:ascii="Times New Roman" w:hAnsi="Times New Roman" w:cs="Times New Roman"/>
          <w:b w:val="0"/>
          <w:bCs w:val="0"/>
        </w:rPr>
      </w:pPr>
      <w:r w:rsidRPr="003E5BA1">
        <w:rPr>
          <w:rFonts w:ascii="Times New Roman" w:hAnsi="Times New Roman" w:cs="Times New Roman"/>
        </w:rPr>
        <w:t xml:space="preserve"> </w:t>
      </w:r>
      <w:bookmarkStart w:id="63" w:name="_Toc202527953"/>
      <w:r w:rsidR="00A60DDC" w:rsidRPr="003E5BA1">
        <w:rPr>
          <w:rFonts w:ascii="Times New Roman" w:hAnsi="Times New Roman" w:cs="Times New Roman"/>
        </w:rPr>
        <w:t>2.</w:t>
      </w:r>
      <w:r w:rsidR="00357270" w:rsidRPr="003E5BA1">
        <w:rPr>
          <w:rFonts w:ascii="Times New Roman" w:hAnsi="Times New Roman" w:cs="Times New Roman"/>
        </w:rPr>
        <w:t>4</w:t>
      </w:r>
      <w:r w:rsidR="00A60DDC" w:rsidRPr="003E5BA1">
        <w:rPr>
          <w:rFonts w:ascii="Times New Roman" w:hAnsi="Times New Roman" w:cs="Times New Roman"/>
        </w:rPr>
        <w:t>.3</w:t>
      </w:r>
      <w:r w:rsidR="006A6497" w:rsidRPr="003E5BA1">
        <w:rPr>
          <w:rFonts w:ascii="Times New Roman" w:hAnsi="Times New Roman" w:cs="Times New Roman"/>
        </w:rPr>
        <w:t xml:space="preserve"> </w:t>
      </w:r>
      <w:r w:rsidR="0027166B" w:rsidRPr="003E5BA1">
        <w:rPr>
          <w:rFonts w:ascii="Times New Roman" w:hAnsi="Times New Roman" w:cs="Times New Roman"/>
        </w:rPr>
        <w:t>Resource Dependency Theory:</w:t>
      </w:r>
      <w:bookmarkEnd w:id="63"/>
    </w:p>
    <w:p w14:paraId="2C10F785" w14:textId="13325093" w:rsidR="00B22B84" w:rsidRPr="001748C4" w:rsidRDefault="00B22B84"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Resource Dependency Theory stresses the significance of external relationships and resources that organizations need to thrive. In the context of insurance companies like Sonarwa Insurance Company, corporate governance plays a crucial role in facilitating access to important external resources such as capital, regulatory support, information, and strategic networks. By including board members with strong external affiliations and forming partnerships with reinsurers and technology firms, Sonarwa enhances its service delivery, risk management, and industry positioning. These governance practices not only improve operational efficiency but also contribute to stronger financial performance and long-term competitiveness</w:t>
      </w:r>
    </w:p>
    <w:p w14:paraId="40D884F7" w14:textId="76152A02" w:rsidR="0027166B" w:rsidRPr="001748C4" w:rsidRDefault="00F35C28" w:rsidP="001748C4">
      <w:pPr>
        <w:spacing w:line="360" w:lineRule="auto"/>
        <w:jc w:val="both"/>
        <w:rPr>
          <w:rFonts w:ascii="Times New Roman" w:hAnsi="Times New Roman" w:cs="Times New Roman"/>
          <w:sz w:val="24"/>
          <w:szCs w:val="24"/>
        </w:rPr>
      </w:pPr>
      <w:r w:rsidRPr="001748C4">
        <w:rPr>
          <w:rFonts w:ascii="Times New Roman" w:hAnsi="Times New Roman" w:cs="Times New Roman"/>
          <w:noProof/>
          <w:sz w:val="24"/>
          <w:szCs w:val="24"/>
        </w:rPr>
        <w:t xml:space="preserve">(Johnson </w:t>
      </w:r>
      <w:r w:rsidRPr="001748C4">
        <w:rPr>
          <w:rFonts w:ascii="Times New Roman" w:hAnsi="Times New Roman" w:cs="Times New Roman"/>
          <w:i/>
          <w:iCs/>
          <w:noProof/>
          <w:sz w:val="24"/>
          <w:szCs w:val="24"/>
        </w:rPr>
        <w:t>et al</w:t>
      </w:r>
      <w:r w:rsidRPr="001748C4">
        <w:rPr>
          <w:rFonts w:ascii="Times New Roman" w:hAnsi="Times New Roman" w:cs="Times New Roman"/>
          <w:noProof/>
          <w:sz w:val="24"/>
          <w:szCs w:val="24"/>
        </w:rPr>
        <w:t>., 2021)</w:t>
      </w:r>
      <w:r w:rsidR="0027166B" w:rsidRPr="001748C4">
        <w:rPr>
          <w:rFonts w:ascii="Times New Roman" w:hAnsi="Times New Roman" w:cs="Times New Roman"/>
          <w:sz w:val="24"/>
          <w:szCs w:val="24"/>
        </w:rPr>
        <w:t>.</w:t>
      </w:r>
    </w:p>
    <w:p w14:paraId="4431702D" w14:textId="1E674B05" w:rsidR="00E03783" w:rsidRPr="003E5BA1" w:rsidRDefault="00E03783" w:rsidP="003E5BA1">
      <w:pPr>
        <w:pStyle w:val="Heading1"/>
        <w:spacing w:line="360" w:lineRule="auto"/>
        <w:jc w:val="both"/>
        <w:rPr>
          <w:rFonts w:ascii="Times New Roman" w:hAnsi="Times New Roman" w:cs="Times New Roman"/>
          <w:b w:val="0"/>
          <w:bCs w:val="0"/>
        </w:rPr>
      </w:pPr>
      <w:bookmarkStart w:id="64" w:name="_Toc202527954"/>
      <w:r w:rsidRPr="003E5BA1">
        <w:rPr>
          <w:rFonts w:ascii="Times New Roman" w:hAnsi="Times New Roman" w:cs="Times New Roman"/>
        </w:rPr>
        <w:t>2.</w:t>
      </w:r>
      <w:r w:rsidR="00357270" w:rsidRPr="003E5BA1">
        <w:rPr>
          <w:rFonts w:ascii="Times New Roman" w:hAnsi="Times New Roman" w:cs="Times New Roman"/>
        </w:rPr>
        <w:t>5</w:t>
      </w:r>
      <w:r w:rsidRPr="003E5BA1">
        <w:rPr>
          <w:rFonts w:ascii="Times New Roman" w:hAnsi="Times New Roman" w:cs="Times New Roman"/>
        </w:rPr>
        <w:t xml:space="preserve"> Empirical Review</w:t>
      </w:r>
      <w:bookmarkEnd w:id="64"/>
    </w:p>
    <w:p w14:paraId="6F487591" w14:textId="5EAF29AE" w:rsidR="00E03783" w:rsidRPr="001748C4" w:rsidRDefault="00E03783"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Corporate governance has been extensively studied in developed economies, including its impact on profitability in various sectors, including insurance. García-Sánchez and Martínez-Ferrero (2021) provided an investigation of the impact of corporate governance on European insurance firms' profitability. Using panel data for the years 2015-2020, the research confirmed board independence and gender diversity to have a positive impact on profitability. More specifically, companies that possessed a higher proportion of independent directors and more gender-diverse boards experienced higher return on assets (ROA)</w:t>
      </w:r>
      <w:r w:rsidR="00872BC3">
        <w:rPr>
          <w:rFonts w:ascii="Times New Roman" w:hAnsi="Times New Roman" w:cs="Times New Roman"/>
          <w:sz w:val="24"/>
          <w:szCs w:val="24"/>
        </w:rPr>
        <w:t xml:space="preserve">. </w:t>
      </w:r>
      <w:r w:rsidRPr="001748C4">
        <w:rPr>
          <w:rFonts w:ascii="Times New Roman" w:hAnsi="Times New Roman" w:cs="Times New Roman"/>
          <w:sz w:val="24"/>
          <w:szCs w:val="24"/>
        </w:rPr>
        <w:t xml:space="preserve">This, the study attributed to enhanced decision-making, improved monitoring, as well as reduced agency costs. The study </w:t>
      </w:r>
      <w:r w:rsidRPr="001748C4">
        <w:rPr>
          <w:rFonts w:ascii="Times New Roman" w:hAnsi="Times New Roman" w:cs="Times New Roman"/>
          <w:sz w:val="24"/>
          <w:szCs w:val="24"/>
        </w:rPr>
        <w:lastRenderedPageBreak/>
        <w:t>also found that excessive executive remuneration had a negative impact on profitability in that it often led to short-termism, as well as unethical behavior, on the part of executives.</w:t>
      </w:r>
    </w:p>
    <w:p w14:paraId="49D34026" w14:textId="2121A71E" w:rsidR="00E03783" w:rsidRPr="001748C4" w:rsidRDefault="00E03783"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Similarly, Chen et al.'s (2021) study of U.S. insurance firms revealed that performance-based executive compensation and high-quality audit practices improved profitability metrics significantly. The study used a sample of 200 insurance companies for five years and found that firms with performance-based compensation schemes, such as stock options and bonuses, were associated with increased ROA</w:t>
      </w:r>
      <w:r w:rsidR="00872BC3">
        <w:rPr>
          <w:rFonts w:ascii="Times New Roman" w:hAnsi="Times New Roman" w:cs="Times New Roman"/>
          <w:sz w:val="24"/>
          <w:szCs w:val="24"/>
        </w:rPr>
        <w:t xml:space="preserve">. </w:t>
      </w:r>
      <w:r w:rsidRPr="001748C4">
        <w:rPr>
          <w:rFonts w:ascii="Times New Roman" w:hAnsi="Times New Roman" w:cs="Times New Roman"/>
          <w:sz w:val="24"/>
          <w:szCs w:val="24"/>
        </w:rPr>
        <w:t>The study also highlighted the contribution of robust audit practices to enhance profitability. Institutions with robust internal and external audit functions were better able to manage risks, ensure compliance, and maintain financial transparency, which in turn enhanced investor confidence and profitability.</w:t>
      </w:r>
    </w:p>
    <w:p w14:paraId="5F70414D" w14:textId="58FD5697" w:rsidR="00E03783" w:rsidRPr="001748C4" w:rsidRDefault="00E03783"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Another cross-country study by Adams and Ferreira (2020) examined how board composition adds to enhanced profitability in various industries, including the insurance sector. The study determined that boards with a mix of technical expertise and industry experience were more likely to make strategic decisions that created profitability. The study also highlighted the value of board diversity, particularly gender and ethnic diversity, towards improving innovation and financial performance</w:t>
      </w:r>
    </w:p>
    <w:p w14:paraId="70860A8D" w14:textId="77777777" w:rsidR="00E03783" w:rsidRPr="001748C4" w:rsidRDefault="00E03783"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In Africa, corporate governance has emerged as a major driver in the performance of insurance companies. A recent investigation of Ghanaian insurance firms by Osei-Kyei </w:t>
      </w:r>
      <w:r w:rsidRPr="001748C4">
        <w:rPr>
          <w:rFonts w:ascii="Times New Roman" w:hAnsi="Times New Roman" w:cs="Times New Roman"/>
          <w:i/>
          <w:iCs/>
          <w:sz w:val="24"/>
          <w:szCs w:val="24"/>
        </w:rPr>
        <w:t>et al</w:t>
      </w:r>
      <w:r w:rsidRPr="001748C4">
        <w:rPr>
          <w:rFonts w:ascii="Times New Roman" w:hAnsi="Times New Roman" w:cs="Times New Roman"/>
          <w:sz w:val="24"/>
          <w:szCs w:val="24"/>
        </w:rPr>
        <w:t>. (2022) confirmed that board composition and audit practices significantly influenced profitability. The study used a sample of 50 insurance companies for a period of ten years and confirmed that firms with a higher number of independent directors and robust audit functions had greater profitability. The study recommended increasing the proportion of independent directors and strengthening internal audit functions to enhance financial performance. The authors were of the view that independent directors bring objectivity and expertise to the board, which strengthens decision-making and oversight. Similarly, good audit practices reduce the risk of fraud and ensure compliance with regulatory requirements, which enhances financial transparency and investor confidence.</w:t>
      </w:r>
    </w:p>
    <w:p w14:paraId="614FAC6C" w14:textId="1A8C481E" w:rsidR="00E03783" w:rsidRPr="001748C4" w:rsidRDefault="00E03783"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In Kenya, Mwangi and Were (2023) examined the relationship between executive remuneration and profitability of insurance companies. The study used a sample of 30 insurance companies over five years and established that performance-based compensation improved profitability due to the alignment of managerial and shareholder interests. Specifically, firms that linked executive remuneration to long-term performance goals registered higher ROA</w:t>
      </w:r>
      <w:r w:rsidR="00872BC3">
        <w:rPr>
          <w:rFonts w:ascii="Times New Roman" w:hAnsi="Times New Roman" w:cs="Times New Roman"/>
          <w:sz w:val="24"/>
          <w:szCs w:val="24"/>
        </w:rPr>
        <w:t>.</w:t>
      </w:r>
      <w:r w:rsidRPr="001748C4">
        <w:rPr>
          <w:rFonts w:ascii="Times New Roman" w:hAnsi="Times New Roman" w:cs="Times New Roman"/>
          <w:sz w:val="24"/>
          <w:szCs w:val="24"/>
        </w:rPr>
        <w:t xml:space="preserve"> The study also found that excessive pay, particularly in the form of massive bonuses, had a negative impact on profitability since it often led to short-term focus </w:t>
      </w:r>
      <w:r w:rsidRPr="001748C4">
        <w:rPr>
          <w:rFonts w:ascii="Times New Roman" w:hAnsi="Times New Roman" w:cs="Times New Roman"/>
          <w:sz w:val="24"/>
          <w:szCs w:val="24"/>
        </w:rPr>
        <w:lastRenderedPageBreak/>
        <w:t>and unethical behavior. The researchers recommended that insurance companies adopt balanced compensation structures that reward long-term performance and align executives' interests with shareholders.</w:t>
      </w:r>
    </w:p>
    <w:p w14:paraId="489685F9" w14:textId="77777777" w:rsidR="00E03783" w:rsidRPr="001748C4" w:rsidRDefault="00E03783"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Another African study, by Nkundabanyanga </w:t>
      </w:r>
      <w:r w:rsidRPr="001748C4">
        <w:rPr>
          <w:rFonts w:ascii="Times New Roman" w:hAnsi="Times New Roman" w:cs="Times New Roman"/>
          <w:i/>
          <w:iCs/>
          <w:sz w:val="24"/>
          <w:szCs w:val="24"/>
        </w:rPr>
        <w:t>et al</w:t>
      </w:r>
      <w:r w:rsidRPr="001748C4">
        <w:rPr>
          <w:rFonts w:ascii="Times New Roman" w:hAnsi="Times New Roman" w:cs="Times New Roman"/>
          <w:sz w:val="24"/>
          <w:szCs w:val="24"/>
        </w:rPr>
        <w:t>. (2023) on Rwandan financial institutions, highlighted the role of audit practices in enhancing profitability. The study confirmed that firms with effective internal and external audit functions had improved profitability due to improved risk management and adherence to regulatory requirements. The authors were of the view that effective audit practices reduce the risk of financial misstatements and fraud, resulting in enhanced financial transparency and investors' trust. The study also pointed out the contribution of regulatory reforms towards promoting corporate governance practices within the insurance sector.</w:t>
      </w:r>
    </w:p>
    <w:p w14:paraId="519E7A06" w14:textId="20A06879" w:rsidR="00E03783" w:rsidRPr="001748C4" w:rsidRDefault="00E03783" w:rsidP="001748C4">
      <w:pPr>
        <w:spacing w:line="360" w:lineRule="auto"/>
        <w:jc w:val="both"/>
        <w:rPr>
          <w:rFonts w:ascii="Times New Roman" w:hAnsi="Times New Roman" w:cs="Times New Roman"/>
          <w:sz w:val="24"/>
          <w:szCs w:val="24"/>
        </w:rPr>
      </w:pPr>
    </w:p>
    <w:p w14:paraId="47BC067B" w14:textId="2698197F" w:rsidR="00E03783" w:rsidRPr="001748C4" w:rsidRDefault="00E03783"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In Rwanda, the insurance sector has developed massively as a result of regulatory reforms and improved corporate governance practices. A study by Uwitonze (2023) of Rwandan insurance companies revealed that board composition and executive compensation significantly affected profitability. The study used a sample of 15 insurance companies over five years and found that firms with diverse and independent boards were more profitable. More specifically, companies with a higher proportion of independent directors and greater gender diversity in their boards were found to have higher ROA</w:t>
      </w:r>
      <w:r w:rsidR="00872BC3">
        <w:rPr>
          <w:rFonts w:ascii="Times New Roman" w:hAnsi="Times New Roman" w:cs="Times New Roman"/>
          <w:sz w:val="24"/>
          <w:szCs w:val="24"/>
        </w:rPr>
        <w:t xml:space="preserve">. </w:t>
      </w:r>
      <w:r w:rsidRPr="001748C4">
        <w:rPr>
          <w:rFonts w:ascii="Times New Roman" w:hAnsi="Times New Roman" w:cs="Times New Roman"/>
          <w:sz w:val="24"/>
          <w:szCs w:val="24"/>
        </w:rPr>
        <w:t xml:space="preserve">The study also found that performance-based executive </w:t>
      </w:r>
      <w:r w:rsidR="00F35C28" w:rsidRPr="001748C4">
        <w:rPr>
          <w:rFonts w:ascii="Times New Roman" w:hAnsi="Times New Roman" w:cs="Times New Roman"/>
          <w:sz w:val="24"/>
          <w:szCs w:val="24"/>
        </w:rPr>
        <w:t>pays</w:t>
      </w:r>
      <w:r w:rsidRPr="001748C4">
        <w:rPr>
          <w:rFonts w:ascii="Times New Roman" w:hAnsi="Times New Roman" w:cs="Times New Roman"/>
          <w:sz w:val="24"/>
          <w:szCs w:val="24"/>
        </w:rPr>
        <w:t xml:space="preserve"> improved profitability due to the alignment of managerial and shareholder interests. The authors recommended enhancing board diversity and tying executive remuneration to long-term performance goals to enhance financial performance.</w:t>
      </w:r>
    </w:p>
    <w:p w14:paraId="13516F68" w14:textId="77777777" w:rsidR="00E03783" w:rsidRPr="001748C4" w:rsidRDefault="00E03783"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A Rwandan financial institution study by Nkundabanyanga </w:t>
      </w:r>
      <w:r w:rsidRPr="001748C4">
        <w:rPr>
          <w:rFonts w:ascii="Times New Roman" w:hAnsi="Times New Roman" w:cs="Times New Roman"/>
          <w:i/>
          <w:iCs/>
          <w:sz w:val="24"/>
          <w:szCs w:val="24"/>
        </w:rPr>
        <w:t>et al</w:t>
      </w:r>
      <w:r w:rsidRPr="001748C4">
        <w:rPr>
          <w:rFonts w:ascii="Times New Roman" w:hAnsi="Times New Roman" w:cs="Times New Roman"/>
          <w:sz w:val="24"/>
          <w:szCs w:val="24"/>
        </w:rPr>
        <w:t>. (2023) highlighted the role of audit practices in enhancing profitability. The study established that firms with effective internal and external audit functions had greater profitability due to enhanced risk management and compliance. The authors argued that sound audit practices reduce the risk of financial misstatements and fraud, thus enhancing financial transparency and investors' trust. The paper also brought out the importance of regulatory reforms in improving corporate governance practices in the insurance sector.</w:t>
      </w:r>
    </w:p>
    <w:p w14:paraId="362BB0A3" w14:textId="523F257B" w:rsidR="00E03783" w:rsidRPr="001748C4" w:rsidRDefault="00E03783"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With reference to Sonarwa </w:t>
      </w:r>
      <w:r w:rsidR="00C372DC" w:rsidRPr="001748C4">
        <w:rPr>
          <w:rFonts w:ascii="Times New Roman" w:hAnsi="Times New Roman" w:cs="Times New Roman"/>
          <w:sz w:val="24"/>
          <w:szCs w:val="24"/>
        </w:rPr>
        <w:t>insurance company</w:t>
      </w:r>
      <w:r w:rsidRPr="001748C4">
        <w:rPr>
          <w:rFonts w:ascii="Times New Roman" w:hAnsi="Times New Roman" w:cs="Times New Roman"/>
          <w:sz w:val="24"/>
          <w:szCs w:val="24"/>
        </w:rPr>
        <w:t xml:space="preserve">, these findings are extremely relevant. As one of the leading insurance companies in Rwanda, Sonarwa has implemented numerous corporate governance reforms like improving board diversity and performance-based executive compensation. However, there is limited empirical evidence regarding the impact of these reforms on profitability. The study aims to bridge this literature gap by examining the role </w:t>
      </w:r>
      <w:r w:rsidRPr="001748C4">
        <w:rPr>
          <w:rFonts w:ascii="Times New Roman" w:hAnsi="Times New Roman" w:cs="Times New Roman"/>
          <w:sz w:val="24"/>
          <w:szCs w:val="24"/>
        </w:rPr>
        <w:lastRenderedPageBreak/>
        <w:t>played by board structure, executive compensation, and auditing practices in contributing to the profitability of Sonarwa.</w:t>
      </w:r>
    </w:p>
    <w:p w14:paraId="45243E79" w14:textId="77777777" w:rsidR="00E03783" w:rsidRPr="001748C4" w:rsidRDefault="00E03783" w:rsidP="001748C4">
      <w:pPr>
        <w:spacing w:line="360" w:lineRule="auto"/>
        <w:jc w:val="both"/>
        <w:rPr>
          <w:rFonts w:ascii="Times New Roman" w:hAnsi="Times New Roman" w:cs="Times New Roman"/>
          <w:sz w:val="24"/>
          <w:szCs w:val="24"/>
        </w:rPr>
      </w:pPr>
    </w:p>
    <w:p w14:paraId="3C556986" w14:textId="5ADCCD05" w:rsidR="00D47E12" w:rsidRPr="001748C4" w:rsidRDefault="00E03783"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A study conducted by Ndizeye (2020) was targeting the So</w:t>
      </w:r>
      <w:r w:rsidR="00C372DC" w:rsidRPr="001748C4">
        <w:rPr>
          <w:rFonts w:ascii="Times New Roman" w:hAnsi="Times New Roman" w:cs="Times New Roman"/>
          <w:sz w:val="24"/>
          <w:szCs w:val="24"/>
        </w:rPr>
        <w:t>narwa</w:t>
      </w:r>
      <w:r w:rsidRPr="001748C4">
        <w:rPr>
          <w:rFonts w:ascii="Times New Roman" w:hAnsi="Times New Roman" w:cs="Times New Roman"/>
          <w:sz w:val="24"/>
          <w:szCs w:val="24"/>
        </w:rPr>
        <w:t xml:space="preserve"> and focused on analyzing the degree to which corporate governance practices contributed </w:t>
      </w:r>
      <w:r w:rsidR="00C372DC" w:rsidRPr="001748C4">
        <w:rPr>
          <w:rFonts w:ascii="Times New Roman" w:hAnsi="Times New Roman" w:cs="Times New Roman"/>
          <w:sz w:val="24"/>
          <w:szCs w:val="24"/>
        </w:rPr>
        <w:t>its profitability.</w:t>
      </w:r>
      <w:r w:rsidRPr="001748C4">
        <w:rPr>
          <w:rFonts w:ascii="Times New Roman" w:hAnsi="Times New Roman" w:cs="Times New Roman"/>
          <w:sz w:val="24"/>
          <w:szCs w:val="24"/>
        </w:rPr>
        <w:t xml:space="preserve"> The study revealed that good corporate governance at the branch level, particularly in areas of transparency, risk management, and compliance with regulatory structures, had largely led to improved profitability. Moreover, the study established that regular holding of board meetings, delegation of duties appropriately, and good internal controls helped mitigate risks and enhance financial performance at the branch.</w:t>
      </w:r>
    </w:p>
    <w:p w14:paraId="2BF2693D" w14:textId="77777777" w:rsidR="006E5701" w:rsidRPr="001748C4" w:rsidRDefault="006E5701" w:rsidP="001748C4">
      <w:pPr>
        <w:spacing w:line="360" w:lineRule="auto"/>
        <w:jc w:val="both"/>
        <w:rPr>
          <w:rFonts w:ascii="Times New Roman" w:hAnsi="Times New Roman" w:cs="Times New Roman"/>
          <w:b/>
          <w:bCs/>
          <w:sz w:val="24"/>
          <w:szCs w:val="24"/>
        </w:rPr>
      </w:pPr>
    </w:p>
    <w:p w14:paraId="36C60F0B" w14:textId="6DCEA73B" w:rsidR="00E03783" w:rsidRPr="003E5BA1" w:rsidRDefault="006A6497" w:rsidP="003E5BA1">
      <w:pPr>
        <w:pStyle w:val="Heading1"/>
        <w:spacing w:line="360" w:lineRule="auto"/>
        <w:jc w:val="both"/>
        <w:rPr>
          <w:rFonts w:ascii="Times New Roman" w:hAnsi="Times New Roman" w:cs="Times New Roman"/>
          <w:b w:val="0"/>
          <w:bCs w:val="0"/>
        </w:rPr>
      </w:pPr>
      <w:bookmarkStart w:id="65" w:name="_Toc202527955"/>
      <w:r w:rsidRPr="003E5BA1">
        <w:rPr>
          <w:rFonts w:ascii="Times New Roman" w:hAnsi="Times New Roman" w:cs="Times New Roman"/>
        </w:rPr>
        <w:t>2.</w:t>
      </w:r>
      <w:r w:rsidR="00357270" w:rsidRPr="003E5BA1">
        <w:rPr>
          <w:rFonts w:ascii="Times New Roman" w:hAnsi="Times New Roman" w:cs="Times New Roman"/>
        </w:rPr>
        <w:t>6</w:t>
      </w:r>
      <w:r w:rsidRPr="003E5BA1">
        <w:rPr>
          <w:rFonts w:ascii="Times New Roman" w:hAnsi="Times New Roman" w:cs="Times New Roman"/>
        </w:rPr>
        <w:t xml:space="preserve"> </w:t>
      </w:r>
      <w:r w:rsidR="00E03783" w:rsidRPr="003E5BA1">
        <w:rPr>
          <w:rFonts w:ascii="Times New Roman" w:hAnsi="Times New Roman" w:cs="Times New Roman"/>
        </w:rPr>
        <w:t>REAEARCH GAPS</w:t>
      </w:r>
      <w:bookmarkEnd w:id="65"/>
    </w:p>
    <w:p w14:paraId="636D72F1" w14:textId="130A712A" w:rsidR="00E44D65" w:rsidRPr="001748C4" w:rsidRDefault="00E03783"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Although helpful information has been provided by existing literature, there remain some gaps in the literature regarding the role of corporate governance in the profitability of insurance firms, particularly for Rwanda. To begin with, although there has been a wide discussion of the interaction between corporate governance and profitability generally, sector-specific analysis, most critically in particular localized regions such as SONARWA </w:t>
      </w:r>
      <w:r w:rsidR="00C372DC" w:rsidRPr="001748C4">
        <w:rPr>
          <w:rFonts w:ascii="Times New Roman" w:hAnsi="Times New Roman" w:cs="Times New Roman"/>
          <w:sz w:val="24"/>
          <w:szCs w:val="24"/>
        </w:rPr>
        <w:t>insurance company</w:t>
      </w:r>
      <w:r w:rsidRPr="001748C4">
        <w:rPr>
          <w:rFonts w:ascii="Times New Roman" w:hAnsi="Times New Roman" w:cs="Times New Roman"/>
          <w:sz w:val="24"/>
          <w:szCs w:val="24"/>
        </w:rPr>
        <w:t>, is lacking. This lacuna emphasizes the necessity of more targeted research to identify how branch-level governance practices affect profitability, given the distinct operational and market conditions of particular regions</w:t>
      </w:r>
      <w:r w:rsidR="00E77201" w:rsidRPr="001748C4">
        <w:rPr>
          <w:rFonts w:ascii="Times New Roman" w:hAnsi="Times New Roman" w:cs="Times New Roman"/>
          <w:sz w:val="24"/>
          <w:szCs w:val="24"/>
        </w:rPr>
        <w:t xml:space="preserve"> </w:t>
      </w:r>
      <w:sdt>
        <w:sdtPr>
          <w:rPr>
            <w:rFonts w:ascii="Times New Roman" w:hAnsi="Times New Roman" w:cs="Times New Roman"/>
            <w:sz w:val="24"/>
            <w:szCs w:val="24"/>
          </w:rPr>
          <w:id w:val="989128422"/>
          <w:citation/>
        </w:sdtPr>
        <w:sdtContent>
          <w:r w:rsidR="00E77201" w:rsidRPr="001748C4">
            <w:rPr>
              <w:rFonts w:ascii="Times New Roman" w:hAnsi="Times New Roman" w:cs="Times New Roman"/>
              <w:sz w:val="24"/>
              <w:szCs w:val="24"/>
            </w:rPr>
            <w:fldChar w:fldCharType="begin"/>
          </w:r>
          <w:r w:rsidR="00E77201" w:rsidRPr="001748C4">
            <w:rPr>
              <w:rFonts w:ascii="Times New Roman" w:hAnsi="Times New Roman" w:cs="Times New Roman"/>
              <w:sz w:val="24"/>
              <w:szCs w:val="24"/>
            </w:rPr>
            <w:instrText xml:space="preserve"> CITATION Nde18 \l 1033 </w:instrText>
          </w:r>
          <w:r w:rsidR="00E77201"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(Ndemezo, 2018)</w:t>
          </w:r>
          <w:r w:rsidR="00E77201" w:rsidRPr="001748C4">
            <w:rPr>
              <w:rFonts w:ascii="Times New Roman" w:hAnsi="Times New Roman" w:cs="Times New Roman"/>
              <w:sz w:val="24"/>
              <w:szCs w:val="24"/>
            </w:rPr>
            <w:fldChar w:fldCharType="end"/>
          </w:r>
        </w:sdtContent>
      </w:sdt>
      <w:r w:rsidRPr="001748C4">
        <w:rPr>
          <w:rFonts w:ascii="Times New Roman" w:hAnsi="Times New Roman" w:cs="Times New Roman"/>
          <w:sz w:val="24"/>
          <w:szCs w:val="24"/>
        </w:rPr>
        <w:t>. Secondly, a lot of previous research has used cross-sectional designs, which constrain the capacity to evaluate the long-term impact of corporate governance on profitability. Longitudinal analysis is required to explore the path along which governance structures evolve through time and impact financial performance over the long term. Thirdly, with the rapid digitalization of insurance products, e.g., the application of e-governance systems, little has been established about the convergence of technology innovations with corporate governance and profitability impacts. Thus, it is crucial to research on the application of technology to enhance the efficiency of governance and its ripple impact on profitability. Lastly, the role of Corporate Social Responsibility (CSR) in the governance framework is not adequately examined. Future research can examine how CSR initiatives, as part of corporate governance, indirectly affect profitability through the formation of customer trust, brand loyalty, and stakeholder relationships in insurance companies like SONARWA. Closing these gaps would provide a clearer picture of the relationship between corporate governance and profitability in the insurance sector</w:t>
      </w:r>
      <w:sdt>
        <w:sdtPr>
          <w:rPr>
            <w:rFonts w:ascii="Times New Roman" w:hAnsi="Times New Roman" w:cs="Times New Roman"/>
            <w:sz w:val="24"/>
            <w:szCs w:val="24"/>
          </w:rPr>
          <w:id w:val="-1095015369"/>
          <w:citation/>
        </w:sdtPr>
        <w:sdtContent>
          <w:r w:rsidR="00312832" w:rsidRPr="001748C4">
            <w:rPr>
              <w:rFonts w:ascii="Times New Roman" w:hAnsi="Times New Roman" w:cs="Times New Roman"/>
              <w:sz w:val="24"/>
              <w:szCs w:val="24"/>
            </w:rPr>
            <w:fldChar w:fldCharType="begin"/>
          </w:r>
          <w:r w:rsidR="00312832" w:rsidRPr="001748C4">
            <w:rPr>
              <w:rFonts w:ascii="Times New Roman" w:hAnsi="Times New Roman" w:cs="Times New Roman"/>
              <w:sz w:val="24"/>
              <w:szCs w:val="24"/>
            </w:rPr>
            <w:instrText xml:space="preserve"> CITATION Uda22 \l 1033 </w:instrText>
          </w:r>
          <w:r w:rsidR="00312832"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 xml:space="preserve"> (Udayanga, 2022)</w:t>
          </w:r>
          <w:r w:rsidR="00312832" w:rsidRPr="001748C4">
            <w:rPr>
              <w:rFonts w:ascii="Times New Roman" w:hAnsi="Times New Roman" w:cs="Times New Roman"/>
              <w:sz w:val="24"/>
              <w:szCs w:val="24"/>
            </w:rPr>
            <w:fldChar w:fldCharType="end"/>
          </w:r>
        </w:sdtContent>
      </w:sdt>
    </w:p>
    <w:p w14:paraId="2D3204CB" w14:textId="77777777" w:rsidR="00E44D65" w:rsidRPr="001748C4" w:rsidRDefault="00E44D65" w:rsidP="001748C4">
      <w:pPr>
        <w:spacing w:line="360" w:lineRule="auto"/>
        <w:jc w:val="both"/>
        <w:rPr>
          <w:rFonts w:ascii="Times New Roman" w:hAnsi="Times New Roman" w:cs="Times New Roman"/>
          <w:sz w:val="24"/>
          <w:szCs w:val="24"/>
        </w:rPr>
      </w:pPr>
    </w:p>
    <w:p w14:paraId="2497B0F5" w14:textId="77777777" w:rsidR="00F97EE7" w:rsidRPr="001748C4" w:rsidRDefault="00F97EE7" w:rsidP="001748C4">
      <w:pPr>
        <w:spacing w:line="360" w:lineRule="auto"/>
        <w:jc w:val="both"/>
        <w:rPr>
          <w:rFonts w:ascii="Times New Roman" w:hAnsi="Times New Roman" w:cs="Times New Roman"/>
          <w:b/>
          <w:bCs/>
          <w:sz w:val="24"/>
          <w:szCs w:val="24"/>
        </w:rPr>
      </w:pPr>
    </w:p>
    <w:p w14:paraId="0C75A5A2" w14:textId="17972A9F" w:rsidR="0092091A" w:rsidRPr="003E5BA1" w:rsidRDefault="00D47E12" w:rsidP="003E5BA1">
      <w:pPr>
        <w:pStyle w:val="Heading1"/>
        <w:spacing w:line="360" w:lineRule="auto"/>
        <w:jc w:val="both"/>
        <w:rPr>
          <w:rFonts w:ascii="Times New Roman" w:hAnsi="Times New Roman" w:cs="Times New Roman"/>
        </w:rPr>
      </w:pPr>
      <w:r w:rsidRPr="003E5BA1">
        <w:rPr>
          <w:rFonts w:ascii="Times New Roman" w:hAnsi="Times New Roman" w:cs="Times New Roman"/>
        </w:rPr>
        <w:t xml:space="preserve">                      </w:t>
      </w:r>
      <w:bookmarkStart w:id="66" w:name="_Toc202527956"/>
      <w:r w:rsidR="00C17AB7" w:rsidRPr="003E5BA1">
        <w:rPr>
          <w:rFonts w:ascii="Times New Roman" w:hAnsi="Times New Roman" w:cs="Times New Roman"/>
        </w:rPr>
        <w:t>CHAPTER 3</w:t>
      </w:r>
      <w:r w:rsidR="00A57C32" w:rsidRPr="003E5BA1">
        <w:rPr>
          <w:rFonts w:ascii="Times New Roman" w:hAnsi="Times New Roman" w:cs="Times New Roman"/>
        </w:rPr>
        <w:t>:</w:t>
      </w:r>
      <w:r w:rsidR="00C17AB7" w:rsidRPr="003E5BA1">
        <w:rPr>
          <w:rFonts w:ascii="Times New Roman" w:hAnsi="Times New Roman" w:cs="Times New Roman"/>
        </w:rPr>
        <w:t xml:space="preserve"> RESEARCH METHODOLOGY</w:t>
      </w:r>
      <w:bookmarkEnd w:id="66"/>
    </w:p>
    <w:p w14:paraId="3A43E612" w14:textId="76DEF395" w:rsidR="0000538E" w:rsidRPr="001748C4" w:rsidRDefault="0000538E"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This chapter outlines the methodology employed in the study, including the research design, study area, population, sample size, sampling procedure, research instruments, reliability and validity, data collection procedures, and data analysis methods.</w:t>
      </w:r>
    </w:p>
    <w:p w14:paraId="26FB4938" w14:textId="77777777" w:rsidR="00E57E2E" w:rsidRPr="001748C4" w:rsidRDefault="00E57E2E" w:rsidP="001748C4">
      <w:pPr>
        <w:spacing w:line="360" w:lineRule="auto"/>
        <w:jc w:val="both"/>
        <w:rPr>
          <w:rFonts w:ascii="Times New Roman" w:hAnsi="Times New Roman" w:cs="Times New Roman"/>
          <w:b/>
          <w:bCs/>
          <w:sz w:val="24"/>
          <w:szCs w:val="24"/>
        </w:rPr>
      </w:pPr>
    </w:p>
    <w:p w14:paraId="59DE0DCA" w14:textId="4441AF9F" w:rsidR="0000538E" w:rsidRPr="003E5BA1" w:rsidRDefault="0000538E" w:rsidP="003E5BA1">
      <w:pPr>
        <w:pStyle w:val="Heading1"/>
        <w:spacing w:line="360" w:lineRule="auto"/>
        <w:jc w:val="both"/>
        <w:rPr>
          <w:rFonts w:ascii="Times New Roman" w:hAnsi="Times New Roman" w:cs="Times New Roman"/>
          <w:b w:val="0"/>
          <w:bCs w:val="0"/>
        </w:rPr>
      </w:pPr>
      <w:bookmarkStart w:id="67" w:name="_Toc202527957"/>
      <w:r w:rsidRPr="003E5BA1">
        <w:rPr>
          <w:rFonts w:ascii="Times New Roman" w:hAnsi="Times New Roman" w:cs="Times New Roman"/>
        </w:rPr>
        <w:t>3.1 Study Area</w:t>
      </w:r>
      <w:bookmarkEnd w:id="67"/>
    </w:p>
    <w:p w14:paraId="36C3E2A3" w14:textId="01AD7B80" w:rsidR="0000538E" w:rsidRPr="001748C4" w:rsidRDefault="0000538E"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The study was conducted at SONARWA </w:t>
      </w:r>
      <w:r w:rsidR="00C372DC" w:rsidRPr="001748C4">
        <w:rPr>
          <w:rFonts w:ascii="Times New Roman" w:hAnsi="Times New Roman" w:cs="Times New Roman"/>
          <w:sz w:val="24"/>
          <w:szCs w:val="24"/>
        </w:rPr>
        <w:t>insurance company</w:t>
      </w:r>
      <w:r w:rsidRPr="001748C4">
        <w:rPr>
          <w:rFonts w:ascii="Times New Roman" w:hAnsi="Times New Roman" w:cs="Times New Roman"/>
          <w:sz w:val="24"/>
          <w:szCs w:val="24"/>
        </w:rPr>
        <w:t xml:space="preserve">, a leading insurance company in Rwanda. SONARWA (Société Nationale d’Assurances du Rwanda) is one of the largest insurance providers in the country, offering a wide range of insurance products, including life, health, and general insurance. The </w:t>
      </w:r>
      <w:r w:rsidR="00C372DC" w:rsidRPr="001748C4">
        <w:rPr>
          <w:rFonts w:ascii="Times New Roman" w:hAnsi="Times New Roman" w:cs="Times New Roman"/>
          <w:sz w:val="24"/>
          <w:szCs w:val="24"/>
        </w:rPr>
        <w:t>SONARWA</w:t>
      </w:r>
      <w:r w:rsidRPr="001748C4">
        <w:rPr>
          <w:rFonts w:ascii="Times New Roman" w:hAnsi="Times New Roman" w:cs="Times New Roman"/>
          <w:sz w:val="24"/>
          <w:szCs w:val="24"/>
        </w:rPr>
        <w:t xml:space="preserve"> was selected as a case study due to its strategic location and significant contribution to the company’s overall profitability.</w:t>
      </w:r>
    </w:p>
    <w:p w14:paraId="2E538937" w14:textId="77777777" w:rsidR="00E57E2E" w:rsidRPr="001748C4" w:rsidRDefault="00E57E2E" w:rsidP="001748C4">
      <w:pPr>
        <w:spacing w:line="360" w:lineRule="auto"/>
        <w:jc w:val="both"/>
        <w:rPr>
          <w:rFonts w:ascii="Times New Roman" w:hAnsi="Times New Roman" w:cs="Times New Roman"/>
          <w:b/>
          <w:bCs/>
          <w:sz w:val="24"/>
          <w:szCs w:val="24"/>
        </w:rPr>
      </w:pPr>
    </w:p>
    <w:p w14:paraId="13DA6268" w14:textId="10C33A68" w:rsidR="0000538E" w:rsidRPr="003E5BA1" w:rsidRDefault="0000538E" w:rsidP="003E5BA1">
      <w:pPr>
        <w:pStyle w:val="Heading1"/>
        <w:spacing w:line="360" w:lineRule="auto"/>
        <w:jc w:val="both"/>
        <w:rPr>
          <w:rFonts w:ascii="Times New Roman" w:hAnsi="Times New Roman" w:cs="Times New Roman"/>
          <w:b w:val="0"/>
          <w:bCs w:val="0"/>
        </w:rPr>
      </w:pPr>
      <w:bookmarkStart w:id="68" w:name="_Toc202527958"/>
      <w:r w:rsidRPr="003E5BA1">
        <w:rPr>
          <w:rFonts w:ascii="Times New Roman" w:hAnsi="Times New Roman" w:cs="Times New Roman"/>
        </w:rPr>
        <w:t>3.1.1 Historical Background of SONARWA</w:t>
      </w:r>
      <w:bookmarkEnd w:id="68"/>
    </w:p>
    <w:p w14:paraId="3BFDE56E" w14:textId="5DE09C73" w:rsidR="0000538E" w:rsidRPr="001748C4" w:rsidRDefault="0000538E"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SONARWA was established in 1975 as a state-owned enterprise and has since grown to become a key player in Rwanda’s insurance sector. The company was privatized in 2010, with the government retaining a minority stake. SONARWA’s mission is to provide innovative and reliable insurance solutions to individuals and businesses, contributing to Rwanda’s economic development. The </w:t>
      </w:r>
      <w:r w:rsidR="00C372DC" w:rsidRPr="001748C4">
        <w:rPr>
          <w:rFonts w:ascii="Times New Roman" w:hAnsi="Times New Roman" w:cs="Times New Roman"/>
          <w:sz w:val="24"/>
          <w:szCs w:val="24"/>
        </w:rPr>
        <w:t>SONARWA insurance company</w:t>
      </w:r>
      <w:r w:rsidRPr="001748C4">
        <w:rPr>
          <w:rFonts w:ascii="Times New Roman" w:hAnsi="Times New Roman" w:cs="Times New Roman"/>
          <w:sz w:val="24"/>
          <w:szCs w:val="24"/>
        </w:rPr>
        <w:t xml:space="preserve">, located in </w:t>
      </w:r>
      <w:r w:rsidR="00C372DC" w:rsidRPr="001748C4">
        <w:rPr>
          <w:rFonts w:ascii="Times New Roman" w:hAnsi="Times New Roman" w:cs="Times New Roman"/>
          <w:sz w:val="24"/>
          <w:szCs w:val="24"/>
        </w:rPr>
        <w:t>Kigali city</w:t>
      </w:r>
      <w:r w:rsidRPr="001748C4">
        <w:rPr>
          <w:rFonts w:ascii="Times New Roman" w:hAnsi="Times New Roman" w:cs="Times New Roman"/>
          <w:sz w:val="24"/>
          <w:szCs w:val="24"/>
        </w:rPr>
        <w:t>, serves a diverse clientele, including individuals, small businesses, and large enterprises.</w:t>
      </w:r>
    </w:p>
    <w:p w14:paraId="54F2C1DC" w14:textId="77777777" w:rsidR="00E57E2E" w:rsidRPr="001748C4" w:rsidRDefault="00E57E2E" w:rsidP="001748C4">
      <w:pPr>
        <w:spacing w:line="360" w:lineRule="auto"/>
        <w:jc w:val="both"/>
        <w:rPr>
          <w:rFonts w:ascii="Times New Roman" w:hAnsi="Times New Roman" w:cs="Times New Roman"/>
          <w:b/>
          <w:bCs/>
          <w:sz w:val="24"/>
          <w:szCs w:val="24"/>
        </w:rPr>
      </w:pPr>
    </w:p>
    <w:p w14:paraId="165788E7" w14:textId="3C2A2B53" w:rsidR="0000538E" w:rsidRPr="003E5BA1" w:rsidRDefault="00D47E12" w:rsidP="003E5BA1">
      <w:pPr>
        <w:pStyle w:val="Heading1"/>
        <w:spacing w:line="360" w:lineRule="auto"/>
        <w:ind w:left="0"/>
        <w:jc w:val="both"/>
        <w:rPr>
          <w:rFonts w:ascii="Times New Roman" w:hAnsi="Times New Roman" w:cs="Times New Roman"/>
          <w:b w:val="0"/>
          <w:bCs w:val="0"/>
        </w:rPr>
      </w:pPr>
      <w:r w:rsidRPr="003E5BA1">
        <w:rPr>
          <w:rFonts w:ascii="Times New Roman" w:hAnsi="Times New Roman" w:cs="Times New Roman"/>
        </w:rPr>
        <w:t xml:space="preserve"> </w:t>
      </w:r>
      <w:bookmarkStart w:id="69" w:name="_Toc202527959"/>
      <w:r w:rsidR="0000538E" w:rsidRPr="003E5BA1">
        <w:rPr>
          <w:rFonts w:ascii="Times New Roman" w:hAnsi="Times New Roman" w:cs="Times New Roman"/>
        </w:rPr>
        <w:t>3.1.2 SONARWA’s Vision</w:t>
      </w:r>
      <w:bookmarkEnd w:id="69"/>
    </w:p>
    <w:p w14:paraId="372BB486" w14:textId="413D2B45" w:rsidR="0000538E" w:rsidRPr="001748C4" w:rsidRDefault="0000538E"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To be the leading insurance provider in Rwanda, delivering exceptional value to customers and stakeholders.</w:t>
      </w:r>
    </w:p>
    <w:p w14:paraId="57D8879A" w14:textId="77777777" w:rsidR="004F2E60" w:rsidRPr="001748C4" w:rsidRDefault="004F2E60" w:rsidP="001748C4">
      <w:pPr>
        <w:spacing w:line="360" w:lineRule="auto"/>
        <w:jc w:val="both"/>
        <w:rPr>
          <w:rFonts w:ascii="Times New Roman" w:hAnsi="Times New Roman" w:cs="Times New Roman"/>
          <w:sz w:val="24"/>
          <w:szCs w:val="24"/>
        </w:rPr>
      </w:pPr>
    </w:p>
    <w:p w14:paraId="552E7FE2" w14:textId="2B7D4FCB" w:rsidR="004F2E60" w:rsidRPr="003E5BA1" w:rsidRDefault="00D47E12" w:rsidP="003E5BA1">
      <w:pPr>
        <w:pStyle w:val="Heading1"/>
        <w:spacing w:line="360" w:lineRule="auto"/>
        <w:jc w:val="both"/>
        <w:rPr>
          <w:rFonts w:ascii="Times New Roman" w:hAnsi="Times New Roman" w:cs="Times New Roman"/>
        </w:rPr>
      </w:pPr>
      <w:bookmarkStart w:id="70" w:name="_Toc202527960"/>
      <w:r w:rsidRPr="003E5BA1">
        <w:rPr>
          <w:rFonts w:ascii="Times New Roman" w:hAnsi="Times New Roman" w:cs="Times New Roman"/>
        </w:rPr>
        <w:t>3.1.</w:t>
      </w:r>
      <w:r w:rsidR="003B46F2" w:rsidRPr="003E5BA1">
        <w:rPr>
          <w:rFonts w:ascii="Times New Roman" w:hAnsi="Times New Roman" w:cs="Times New Roman"/>
        </w:rPr>
        <w:t xml:space="preserve">3 </w:t>
      </w:r>
      <w:r w:rsidR="004F2E60" w:rsidRPr="003E5BA1">
        <w:rPr>
          <w:rFonts w:ascii="Times New Roman" w:hAnsi="Times New Roman" w:cs="Times New Roman"/>
        </w:rPr>
        <w:t xml:space="preserve">SONARWA’S </w:t>
      </w:r>
      <w:r w:rsidR="0000538E" w:rsidRPr="003E5BA1">
        <w:rPr>
          <w:rFonts w:ascii="Times New Roman" w:hAnsi="Times New Roman" w:cs="Times New Roman"/>
        </w:rPr>
        <w:t>Mission</w:t>
      </w:r>
      <w:bookmarkEnd w:id="70"/>
    </w:p>
    <w:p w14:paraId="22B951C6" w14:textId="63C87C7E" w:rsidR="0000538E" w:rsidRPr="003E5BA1" w:rsidRDefault="0000538E" w:rsidP="003E5BA1">
      <w:pPr>
        <w:spacing w:line="360" w:lineRule="auto"/>
        <w:jc w:val="both"/>
        <w:rPr>
          <w:rFonts w:ascii="Times New Roman" w:hAnsi="Times New Roman" w:cs="Times New Roman"/>
          <w:sz w:val="24"/>
          <w:szCs w:val="24"/>
        </w:rPr>
      </w:pPr>
      <w:r w:rsidRPr="003E5BA1">
        <w:rPr>
          <w:rFonts w:ascii="Times New Roman" w:hAnsi="Times New Roman" w:cs="Times New Roman"/>
          <w:sz w:val="24"/>
          <w:szCs w:val="24"/>
        </w:rPr>
        <w:t>To provide innovative and reliable insurance solutions that enhance the financial security and well-being of our clients.</w:t>
      </w:r>
    </w:p>
    <w:p w14:paraId="3E5C4358" w14:textId="6FFE6668" w:rsidR="004F2E60" w:rsidRPr="003E5BA1" w:rsidRDefault="003B46F2" w:rsidP="003E5BA1">
      <w:pPr>
        <w:pStyle w:val="Heading1"/>
        <w:spacing w:line="360" w:lineRule="auto"/>
        <w:jc w:val="both"/>
        <w:rPr>
          <w:rFonts w:ascii="Times New Roman" w:hAnsi="Times New Roman" w:cs="Times New Roman"/>
        </w:rPr>
      </w:pPr>
      <w:bookmarkStart w:id="71" w:name="_Toc202527961"/>
      <w:r w:rsidRPr="003E5BA1">
        <w:rPr>
          <w:rFonts w:ascii="Times New Roman" w:hAnsi="Times New Roman" w:cs="Times New Roman"/>
        </w:rPr>
        <w:t xml:space="preserve">3.1.4 </w:t>
      </w:r>
      <w:r w:rsidR="004F2E60" w:rsidRPr="003E5BA1">
        <w:rPr>
          <w:rFonts w:ascii="Times New Roman" w:hAnsi="Times New Roman" w:cs="Times New Roman"/>
        </w:rPr>
        <w:t xml:space="preserve">SONARWA’S </w:t>
      </w:r>
      <w:r w:rsidR="0000538E" w:rsidRPr="003E5BA1">
        <w:rPr>
          <w:rFonts w:ascii="Times New Roman" w:hAnsi="Times New Roman" w:cs="Times New Roman"/>
        </w:rPr>
        <w:t>Core Values</w:t>
      </w:r>
      <w:bookmarkEnd w:id="71"/>
    </w:p>
    <w:p w14:paraId="46BD6565" w14:textId="5DFEDEAF" w:rsidR="0000538E" w:rsidRPr="003E5BA1" w:rsidRDefault="0000538E" w:rsidP="003E5BA1">
      <w:pPr>
        <w:spacing w:line="360" w:lineRule="auto"/>
        <w:jc w:val="both"/>
        <w:rPr>
          <w:rFonts w:ascii="Times New Roman" w:hAnsi="Times New Roman" w:cs="Times New Roman"/>
          <w:sz w:val="24"/>
          <w:szCs w:val="24"/>
        </w:rPr>
      </w:pPr>
      <w:r w:rsidRPr="003E5BA1">
        <w:rPr>
          <w:rFonts w:ascii="Times New Roman" w:hAnsi="Times New Roman" w:cs="Times New Roman"/>
          <w:sz w:val="24"/>
          <w:szCs w:val="24"/>
        </w:rPr>
        <w:t>Integrity, Customer Focus, Innovation, Teamwork, and Excellence.</w:t>
      </w:r>
    </w:p>
    <w:p w14:paraId="5B30118E" w14:textId="77777777" w:rsidR="003B46F2" w:rsidRPr="001748C4" w:rsidRDefault="003B46F2" w:rsidP="001748C4">
      <w:pPr>
        <w:pStyle w:val="ListParagraph"/>
        <w:spacing w:line="360" w:lineRule="auto"/>
        <w:jc w:val="both"/>
        <w:rPr>
          <w:rFonts w:ascii="Times New Roman" w:hAnsi="Times New Roman" w:cs="Times New Roman"/>
          <w:sz w:val="24"/>
          <w:szCs w:val="24"/>
        </w:rPr>
      </w:pPr>
    </w:p>
    <w:p w14:paraId="6AE79E2B" w14:textId="77777777" w:rsidR="0000538E" w:rsidRPr="003E5BA1" w:rsidRDefault="0000538E" w:rsidP="003E5BA1">
      <w:pPr>
        <w:pStyle w:val="Heading1"/>
        <w:spacing w:line="360" w:lineRule="auto"/>
        <w:jc w:val="both"/>
        <w:rPr>
          <w:rFonts w:ascii="Times New Roman" w:hAnsi="Times New Roman" w:cs="Times New Roman"/>
          <w:b w:val="0"/>
          <w:bCs w:val="0"/>
        </w:rPr>
      </w:pPr>
      <w:bookmarkStart w:id="72" w:name="_Toc202527962"/>
      <w:r w:rsidRPr="003E5BA1">
        <w:rPr>
          <w:rFonts w:ascii="Times New Roman" w:hAnsi="Times New Roman" w:cs="Times New Roman"/>
        </w:rPr>
        <w:t>3.2 Research Design</w:t>
      </w:r>
      <w:bookmarkEnd w:id="72"/>
    </w:p>
    <w:p w14:paraId="52ABC697" w14:textId="525039A9" w:rsidR="0000538E" w:rsidRPr="001748C4" w:rsidRDefault="0000538E"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The study adopted a quantitative research design to examine the role of corporate governance in the profitability of SONARWA </w:t>
      </w:r>
      <w:r w:rsidR="00C372DC" w:rsidRPr="001748C4">
        <w:rPr>
          <w:rFonts w:ascii="Times New Roman" w:hAnsi="Times New Roman" w:cs="Times New Roman"/>
          <w:sz w:val="24"/>
          <w:szCs w:val="24"/>
        </w:rPr>
        <w:t>insurance company</w:t>
      </w:r>
      <w:r w:rsidRPr="001748C4">
        <w:rPr>
          <w:rFonts w:ascii="Times New Roman" w:hAnsi="Times New Roman" w:cs="Times New Roman"/>
          <w:sz w:val="24"/>
          <w:szCs w:val="24"/>
        </w:rPr>
        <w:t xml:space="preserve">. According to Burns and Grove (2003), </w:t>
      </w:r>
      <w:r w:rsidRPr="001748C4">
        <w:rPr>
          <w:rFonts w:ascii="Times New Roman" w:hAnsi="Times New Roman" w:cs="Times New Roman"/>
          <w:sz w:val="24"/>
          <w:szCs w:val="24"/>
        </w:rPr>
        <w:lastRenderedPageBreak/>
        <w:t>a research design is a blueprint for conducting a study with maximum control over factors that may interfere with the validity of the findings. Parahoo (1997) describes a research design as a plan that details how, when, and where data is collected and analyzed.</w:t>
      </w:r>
    </w:p>
    <w:p w14:paraId="22EE6925" w14:textId="77E8DEFC" w:rsidR="0000538E" w:rsidRPr="001748C4" w:rsidRDefault="0000538E"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The quantitative approach was appropriate for this study as it allowed for the use of inferential statistical techniques to evaluate hypotheses and determine the relationship between corporate governance practices and profitability. Quantitative methods involve the use of statistical, mathematical, or computational techniques to analyze observable phenomena</w:t>
      </w:r>
      <w:sdt>
        <w:sdtPr>
          <w:rPr>
            <w:rFonts w:ascii="Times New Roman" w:hAnsi="Times New Roman" w:cs="Times New Roman"/>
            <w:sz w:val="24"/>
            <w:szCs w:val="24"/>
          </w:rPr>
          <w:id w:val="-771634500"/>
          <w:citation/>
        </w:sdtPr>
        <w:sdtContent>
          <w:r w:rsidR="00E6370C" w:rsidRPr="001748C4">
            <w:rPr>
              <w:rFonts w:ascii="Times New Roman" w:hAnsi="Times New Roman" w:cs="Times New Roman"/>
              <w:sz w:val="24"/>
              <w:szCs w:val="24"/>
            </w:rPr>
            <w:fldChar w:fldCharType="begin"/>
          </w:r>
          <w:r w:rsidR="00E6370C" w:rsidRPr="001748C4">
            <w:rPr>
              <w:rFonts w:ascii="Times New Roman" w:hAnsi="Times New Roman" w:cs="Times New Roman"/>
              <w:sz w:val="24"/>
              <w:szCs w:val="24"/>
            </w:rPr>
            <w:instrText xml:space="preserve"> CITATION Cre14 \l 1033 </w:instrText>
          </w:r>
          <w:r w:rsidR="00E6370C"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 xml:space="preserve"> (Creswell, 2014)</w:t>
          </w:r>
          <w:r w:rsidR="00E6370C" w:rsidRPr="001748C4">
            <w:rPr>
              <w:rFonts w:ascii="Times New Roman" w:hAnsi="Times New Roman" w:cs="Times New Roman"/>
              <w:sz w:val="24"/>
              <w:szCs w:val="24"/>
            </w:rPr>
            <w:fldChar w:fldCharType="end"/>
          </w:r>
        </w:sdtContent>
      </w:sdt>
      <w:r w:rsidRPr="001748C4">
        <w:rPr>
          <w:rFonts w:ascii="Times New Roman" w:hAnsi="Times New Roman" w:cs="Times New Roman"/>
          <w:sz w:val="24"/>
          <w:szCs w:val="24"/>
        </w:rPr>
        <w:t>.</w:t>
      </w:r>
    </w:p>
    <w:p w14:paraId="2F448590" w14:textId="2AB71FCA" w:rsidR="0000538E" w:rsidRPr="001748C4" w:rsidRDefault="0000538E" w:rsidP="001748C4">
      <w:pPr>
        <w:spacing w:line="360" w:lineRule="auto"/>
        <w:jc w:val="both"/>
        <w:rPr>
          <w:rFonts w:ascii="Times New Roman" w:hAnsi="Times New Roman" w:cs="Times New Roman"/>
          <w:sz w:val="24"/>
          <w:szCs w:val="24"/>
        </w:rPr>
      </w:pPr>
    </w:p>
    <w:p w14:paraId="72C4A5F9" w14:textId="784C60C1" w:rsidR="0000538E" w:rsidRPr="003E5BA1" w:rsidRDefault="0000538E" w:rsidP="003E5BA1">
      <w:pPr>
        <w:pStyle w:val="Heading1"/>
        <w:spacing w:line="360" w:lineRule="auto"/>
        <w:jc w:val="both"/>
        <w:rPr>
          <w:rFonts w:ascii="Times New Roman" w:hAnsi="Times New Roman" w:cs="Times New Roman"/>
          <w:b w:val="0"/>
          <w:bCs w:val="0"/>
        </w:rPr>
      </w:pPr>
      <w:bookmarkStart w:id="73" w:name="_Toc202527963"/>
      <w:r w:rsidRPr="003E5BA1">
        <w:rPr>
          <w:rFonts w:ascii="Times New Roman" w:hAnsi="Times New Roman" w:cs="Times New Roman"/>
        </w:rPr>
        <w:t>3.3 Source of Data</w:t>
      </w:r>
      <w:bookmarkEnd w:id="73"/>
    </w:p>
    <w:p w14:paraId="1C511593" w14:textId="77777777" w:rsidR="00406FF5" w:rsidRPr="001748C4" w:rsidRDefault="00406FF5"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The study will rely on primary and secondary data from various sources to ensure a thorough investigation.</w:t>
      </w:r>
    </w:p>
    <w:p w14:paraId="21F6635F" w14:textId="77777777" w:rsidR="003F6576" w:rsidRPr="001748C4" w:rsidRDefault="003F6576" w:rsidP="001748C4">
      <w:pPr>
        <w:spacing w:line="360" w:lineRule="auto"/>
        <w:jc w:val="both"/>
        <w:rPr>
          <w:rFonts w:ascii="Times New Roman" w:hAnsi="Times New Roman" w:cs="Times New Roman"/>
          <w:b/>
          <w:bCs/>
          <w:sz w:val="24"/>
          <w:szCs w:val="24"/>
        </w:rPr>
      </w:pPr>
    </w:p>
    <w:p w14:paraId="66300341" w14:textId="281753CB" w:rsidR="00406FF5" w:rsidRPr="003E5BA1" w:rsidRDefault="00406FF5" w:rsidP="003E5BA1">
      <w:pPr>
        <w:pStyle w:val="Heading1"/>
        <w:spacing w:line="360" w:lineRule="auto"/>
        <w:ind w:left="0"/>
        <w:jc w:val="both"/>
        <w:rPr>
          <w:rFonts w:ascii="Times New Roman" w:hAnsi="Times New Roman" w:cs="Times New Roman"/>
          <w:b w:val="0"/>
          <w:bCs w:val="0"/>
        </w:rPr>
      </w:pPr>
      <w:bookmarkStart w:id="74" w:name="_Toc202527964"/>
      <w:r w:rsidRPr="003E5BA1">
        <w:rPr>
          <w:rFonts w:ascii="Times New Roman" w:hAnsi="Times New Roman" w:cs="Times New Roman"/>
        </w:rPr>
        <w:t>3.3.1 Primary Data</w:t>
      </w:r>
      <w:bookmarkEnd w:id="74"/>
    </w:p>
    <w:p w14:paraId="3C7A7234" w14:textId="35F5AB2E" w:rsidR="00406FF5" w:rsidRPr="001748C4" w:rsidRDefault="00406FF5"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Primary data will be obtained directly from respondents at SONARWA. The data will be collected through self-administered questionnaires and interviews with key personnel, including managers, financial officers, and employees familiar with corporate governance practices and profitability.</w:t>
      </w:r>
    </w:p>
    <w:p w14:paraId="407C06F0" w14:textId="77777777" w:rsidR="00406FF5" w:rsidRPr="001748C4" w:rsidRDefault="00406FF5" w:rsidP="001748C4">
      <w:pPr>
        <w:spacing w:line="360" w:lineRule="auto"/>
        <w:jc w:val="both"/>
        <w:rPr>
          <w:rFonts w:ascii="Times New Roman" w:hAnsi="Times New Roman" w:cs="Times New Roman"/>
          <w:sz w:val="24"/>
          <w:szCs w:val="24"/>
        </w:rPr>
      </w:pPr>
    </w:p>
    <w:p w14:paraId="7122FB0D" w14:textId="4F455535" w:rsidR="00406FF5" w:rsidRPr="003E5BA1" w:rsidRDefault="00406FF5" w:rsidP="003E5BA1">
      <w:pPr>
        <w:pStyle w:val="Heading1"/>
        <w:spacing w:line="360" w:lineRule="auto"/>
        <w:jc w:val="both"/>
        <w:rPr>
          <w:rFonts w:ascii="Times New Roman" w:hAnsi="Times New Roman" w:cs="Times New Roman"/>
          <w:b w:val="0"/>
          <w:bCs w:val="0"/>
        </w:rPr>
      </w:pPr>
      <w:bookmarkStart w:id="75" w:name="_Toc202527965"/>
      <w:r w:rsidRPr="003E5BA1">
        <w:rPr>
          <w:rFonts w:ascii="Times New Roman" w:hAnsi="Times New Roman" w:cs="Times New Roman"/>
        </w:rPr>
        <w:t>3.3.2 Secondary Data</w:t>
      </w:r>
      <w:bookmarkEnd w:id="75"/>
    </w:p>
    <w:p w14:paraId="153C083E" w14:textId="77777777" w:rsidR="00406FF5" w:rsidRPr="001748C4" w:rsidRDefault="00406FF5"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Secondary data will be gathered from reports, books, journals, company records, financial statements, and policy documents related to corporate governance and profitability in the insurance sector. Online sources and government regulations on corporate governance in Rwanda will also be reviewed.</w:t>
      </w:r>
    </w:p>
    <w:p w14:paraId="5078DE98" w14:textId="77777777" w:rsidR="00406FF5" w:rsidRPr="001748C4" w:rsidRDefault="00406FF5" w:rsidP="001748C4">
      <w:pPr>
        <w:spacing w:line="360" w:lineRule="auto"/>
        <w:jc w:val="both"/>
        <w:rPr>
          <w:rFonts w:ascii="Times New Roman" w:hAnsi="Times New Roman" w:cs="Times New Roman"/>
          <w:b/>
          <w:bCs/>
          <w:sz w:val="24"/>
          <w:szCs w:val="24"/>
        </w:rPr>
      </w:pPr>
    </w:p>
    <w:p w14:paraId="76CA0196" w14:textId="77777777" w:rsidR="003F6576" w:rsidRPr="003E5BA1" w:rsidRDefault="0000538E" w:rsidP="003E5BA1">
      <w:pPr>
        <w:pStyle w:val="Heading1"/>
        <w:spacing w:line="360" w:lineRule="auto"/>
        <w:ind w:left="0"/>
        <w:jc w:val="both"/>
        <w:rPr>
          <w:rFonts w:ascii="Times New Roman" w:hAnsi="Times New Roman" w:cs="Times New Roman"/>
          <w:b w:val="0"/>
          <w:bCs w:val="0"/>
        </w:rPr>
      </w:pPr>
      <w:bookmarkStart w:id="76" w:name="_Toc202527966"/>
      <w:r w:rsidRPr="003E5BA1">
        <w:rPr>
          <w:rFonts w:ascii="Times New Roman" w:hAnsi="Times New Roman" w:cs="Times New Roman"/>
        </w:rPr>
        <w:t>3.4 Technique of Data Collection</w:t>
      </w:r>
      <w:bookmarkEnd w:id="76"/>
    </w:p>
    <w:p w14:paraId="6339DAAE" w14:textId="648FAC18" w:rsidR="00440E6F" w:rsidRPr="001748C4" w:rsidRDefault="00440E6F" w:rsidP="001748C4">
      <w:pPr>
        <w:spacing w:line="360" w:lineRule="auto"/>
        <w:jc w:val="both"/>
        <w:rPr>
          <w:rFonts w:ascii="Times New Roman" w:hAnsi="Times New Roman" w:cs="Times New Roman"/>
          <w:b/>
          <w:bCs/>
          <w:sz w:val="24"/>
          <w:szCs w:val="24"/>
        </w:rPr>
      </w:pPr>
      <w:r w:rsidRPr="001748C4">
        <w:rPr>
          <w:rFonts w:ascii="Times New Roman" w:hAnsi="Times New Roman" w:cs="Times New Roman"/>
          <w:sz w:val="24"/>
          <w:szCs w:val="24"/>
        </w:rPr>
        <w:t xml:space="preserve">Since this study will use both primary and secondary data, different instruments will use to obtain data for this study. Accordingly, primary data will collect by use of questionnaires and interviews while secondary data will collect using documentary review.  </w:t>
      </w:r>
    </w:p>
    <w:p w14:paraId="4834A313" w14:textId="77777777" w:rsidR="00123C6C" w:rsidRPr="001748C4" w:rsidRDefault="00123C6C" w:rsidP="001748C4">
      <w:pPr>
        <w:spacing w:line="360" w:lineRule="auto"/>
        <w:jc w:val="both"/>
        <w:rPr>
          <w:rFonts w:ascii="Times New Roman" w:hAnsi="Times New Roman" w:cs="Times New Roman"/>
          <w:b/>
          <w:bCs/>
          <w:sz w:val="24"/>
          <w:szCs w:val="24"/>
        </w:rPr>
      </w:pPr>
      <w:bookmarkStart w:id="77" w:name="_Toc474617553"/>
      <w:bookmarkStart w:id="78" w:name="_Toc460194102"/>
      <w:bookmarkStart w:id="79" w:name="_Toc530875921"/>
      <w:bookmarkStart w:id="80" w:name="_Toc30559467"/>
    </w:p>
    <w:p w14:paraId="3D8738E7" w14:textId="46AF253E" w:rsidR="00440E6F" w:rsidRPr="003E5BA1" w:rsidRDefault="00440E6F" w:rsidP="003E5BA1">
      <w:pPr>
        <w:pStyle w:val="Heading1"/>
        <w:spacing w:line="360" w:lineRule="auto"/>
        <w:ind w:left="0"/>
        <w:jc w:val="both"/>
        <w:rPr>
          <w:rFonts w:ascii="Times New Roman" w:hAnsi="Times New Roman" w:cs="Times New Roman"/>
          <w:b w:val="0"/>
          <w:bCs w:val="0"/>
        </w:rPr>
      </w:pPr>
      <w:bookmarkStart w:id="81" w:name="_Toc202527967"/>
      <w:r w:rsidRPr="003E5BA1">
        <w:rPr>
          <w:rFonts w:ascii="Times New Roman" w:hAnsi="Times New Roman" w:cs="Times New Roman"/>
        </w:rPr>
        <w:t>3.4.1. Questionnaires</w:t>
      </w:r>
      <w:bookmarkEnd w:id="77"/>
      <w:bookmarkEnd w:id="78"/>
      <w:bookmarkEnd w:id="79"/>
      <w:bookmarkEnd w:id="80"/>
      <w:bookmarkEnd w:id="81"/>
    </w:p>
    <w:p w14:paraId="3BD1290D" w14:textId="77777777" w:rsidR="00123C6C" w:rsidRPr="001748C4" w:rsidRDefault="00440E6F"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Questionnaires are commonly used to obtain important information about the population especially when the respondents can be reached. A questionnaire is defined as set of questions concerning with specific topic that is under study</w:t>
      </w:r>
      <w:sdt>
        <w:sdtPr>
          <w:rPr>
            <w:rFonts w:ascii="Times New Roman" w:hAnsi="Times New Roman" w:cs="Times New Roman"/>
            <w:sz w:val="24"/>
            <w:szCs w:val="24"/>
          </w:rPr>
          <w:id w:val="2039546709"/>
          <w:citation/>
        </w:sdtPr>
        <w:sdtContent>
          <w:r w:rsidR="00AA0776" w:rsidRPr="001748C4">
            <w:rPr>
              <w:rFonts w:ascii="Times New Roman" w:hAnsi="Times New Roman" w:cs="Times New Roman"/>
              <w:sz w:val="24"/>
              <w:szCs w:val="24"/>
            </w:rPr>
            <w:fldChar w:fldCharType="begin"/>
          </w:r>
          <w:r w:rsidR="00AA0776" w:rsidRPr="001748C4">
            <w:rPr>
              <w:rFonts w:ascii="Times New Roman" w:hAnsi="Times New Roman" w:cs="Times New Roman"/>
              <w:sz w:val="24"/>
              <w:szCs w:val="24"/>
            </w:rPr>
            <w:instrText xml:space="preserve"> CITATION Tah22 \l 1033 </w:instrText>
          </w:r>
          <w:r w:rsidR="00AA0776"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 xml:space="preserve"> (Taherdoost, 2022)</w:t>
          </w:r>
          <w:r w:rsidR="00AA0776" w:rsidRPr="001748C4">
            <w:rPr>
              <w:rFonts w:ascii="Times New Roman" w:hAnsi="Times New Roman" w:cs="Times New Roman"/>
              <w:sz w:val="24"/>
              <w:szCs w:val="24"/>
            </w:rPr>
            <w:fldChar w:fldCharType="end"/>
          </w:r>
        </w:sdtContent>
      </w:sdt>
      <w:r w:rsidR="00AA0776" w:rsidRPr="001748C4">
        <w:rPr>
          <w:rFonts w:ascii="Times New Roman" w:hAnsi="Times New Roman" w:cs="Times New Roman"/>
          <w:sz w:val="24"/>
          <w:szCs w:val="24"/>
        </w:rPr>
        <w:t>.</w:t>
      </w:r>
      <w:r w:rsidRPr="001748C4">
        <w:rPr>
          <w:rFonts w:ascii="Times New Roman" w:hAnsi="Times New Roman" w:cs="Times New Roman"/>
          <w:sz w:val="24"/>
          <w:szCs w:val="24"/>
        </w:rPr>
        <w:t xml:space="preserve">For the purpose of this study, a questionnaire is preferred over interviews due to its cost-effectiveness and efficiency. </w:t>
      </w:r>
      <w:r w:rsidRPr="001748C4">
        <w:rPr>
          <w:rFonts w:ascii="Times New Roman" w:hAnsi="Times New Roman" w:cs="Times New Roman"/>
          <w:sz w:val="24"/>
          <w:szCs w:val="24"/>
        </w:rPr>
        <w:lastRenderedPageBreak/>
        <w:t xml:space="preserve">Using questionnaires reduces both the time and expenses associated with training interviewers and conducting face-to-face interviews. Additionally, questionnaires allow for the collection of data from a larger sample in a shorter period, making it ideal for this study's scope. The questionnaire will contain structured close-ended questions to gather quantitative data and a few open-ended questions to capture qualitative insights. The closed-ended questions will include a list of possible alternatives, from which respondents can select the answer that best describes their situation. </w:t>
      </w:r>
    </w:p>
    <w:p w14:paraId="1190ABE0" w14:textId="77777777" w:rsidR="00123C6C" w:rsidRPr="001748C4" w:rsidRDefault="00123C6C" w:rsidP="001748C4">
      <w:pPr>
        <w:spacing w:line="360" w:lineRule="auto"/>
        <w:jc w:val="both"/>
        <w:rPr>
          <w:rFonts w:ascii="Times New Roman" w:hAnsi="Times New Roman" w:cs="Times New Roman"/>
          <w:sz w:val="24"/>
          <w:szCs w:val="24"/>
        </w:rPr>
      </w:pPr>
    </w:p>
    <w:p w14:paraId="6F703B5B" w14:textId="2A621213" w:rsidR="00440E6F" w:rsidRPr="001748C4" w:rsidRDefault="00440E6F"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The questionnaires will be administered through a drop-and-pick method, ensuring that respondents have adequate time to complete them.</w:t>
      </w:r>
      <w:r w:rsidR="00123C6C" w:rsidRPr="001748C4">
        <w:rPr>
          <w:rFonts w:ascii="Times New Roman" w:hAnsi="Times New Roman" w:cs="Times New Roman"/>
          <w:sz w:val="24"/>
          <w:szCs w:val="24"/>
        </w:rPr>
        <w:t xml:space="preserve"> t</w:t>
      </w:r>
      <w:r w:rsidRPr="001748C4">
        <w:rPr>
          <w:rFonts w:ascii="Times New Roman" w:hAnsi="Times New Roman" w:cs="Times New Roman"/>
          <w:sz w:val="24"/>
          <w:szCs w:val="24"/>
        </w:rPr>
        <w:t xml:space="preserve">o </w:t>
      </w:r>
      <w:r w:rsidR="00123C6C" w:rsidRPr="001748C4">
        <w:rPr>
          <w:rFonts w:ascii="Times New Roman" w:hAnsi="Times New Roman" w:cs="Times New Roman"/>
          <w:sz w:val="24"/>
          <w:szCs w:val="24"/>
        </w:rPr>
        <w:t>ensures</w:t>
      </w:r>
      <w:r w:rsidRPr="001748C4">
        <w:rPr>
          <w:rFonts w:ascii="Times New Roman" w:hAnsi="Times New Roman" w:cs="Times New Roman"/>
          <w:sz w:val="24"/>
          <w:szCs w:val="24"/>
        </w:rPr>
        <w:t xml:space="preserve"> data validity, the questionnaire will be carefully designed based on a thorough review of existing literature and expert input. Questions will be relevant, clear, and aligned with the research objectives. Reliability will be ensured by pre-testing the questionnaire with a small sample from the target population to identify any ambiguities or issues. The results of this pre-test will help refine the questionnaire before it is administered to the full sample, ensuring consistency and minimizing errors. Furthermore, a pilot study will be conducted to assess the internal consistency of the responses, using Cronbach’s alpha to measure the reliability of the scales used</w:t>
      </w:r>
    </w:p>
    <w:p w14:paraId="6389EF73" w14:textId="77777777" w:rsidR="002C04FF" w:rsidRPr="001748C4" w:rsidRDefault="002C04FF" w:rsidP="001748C4">
      <w:pPr>
        <w:spacing w:line="360" w:lineRule="auto"/>
        <w:jc w:val="both"/>
        <w:rPr>
          <w:rFonts w:ascii="Times New Roman" w:hAnsi="Times New Roman" w:cs="Times New Roman"/>
          <w:b/>
          <w:bCs/>
          <w:sz w:val="24"/>
          <w:szCs w:val="24"/>
        </w:rPr>
      </w:pPr>
      <w:bookmarkStart w:id="82" w:name="_Toc530875922"/>
      <w:bookmarkStart w:id="83" w:name="_Toc30559468"/>
      <w:bookmarkStart w:id="84" w:name="_Toc460194104"/>
      <w:bookmarkStart w:id="85" w:name="_Toc474617554"/>
      <w:bookmarkStart w:id="86" w:name="_Toc430419438"/>
    </w:p>
    <w:p w14:paraId="3FA214CF" w14:textId="0BEECF0D" w:rsidR="00440E6F" w:rsidRPr="003E5BA1" w:rsidRDefault="00440E6F" w:rsidP="003E5BA1">
      <w:pPr>
        <w:pStyle w:val="Heading1"/>
        <w:spacing w:line="360" w:lineRule="auto"/>
        <w:jc w:val="both"/>
        <w:rPr>
          <w:rFonts w:ascii="Times New Roman" w:hAnsi="Times New Roman" w:cs="Times New Roman"/>
          <w:b w:val="0"/>
          <w:bCs w:val="0"/>
        </w:rPr>
      </w:pPr>
      <w:bookmarkStart w:id="87" w:name="_Toc202527968"/>
      <w:r w:rsidRPr="003E5BA1">
        <w:rPr>
          <w:rFonts w:ascii="Times New Roman" w:hAnsi="Times New Roman" w:cs="Times New Roman"/>
        </w:rPr>
        <w:t>3.4.2 Documentary review</w:t>
      </w:r>
      <w:bookmarkEnd w:id="82"/>
      <w:bookmarkEnd w:id="83"/>
      <w:bookmarkEnd w:id="84"/>
      <w:bookmarkEnd w:id="85"/>
      <w:bookmarkEnd w:id="86"/>
      <w:bookmarkEnd w:id="87"/>
    </w:p>
    <w:p w14:paraId="0A11FF1C" w14:textId="4A50731E" w:rsidR="00312832" w:rsidRPr="001748C4" w:rsidRDefault="0000538E"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Documentation refers to the systematic method of recording and organizing information obtained during research. This technique involves reviewing books, reports, and electronic sources</w:t>
      </w:r>
      <w:r w:rsidR="00312832" w:rsidRPr="001748C4">
        <w:rPr>
          <w:rFonts w:ascii="Times New Roman" w:hAnsi="Times New Roman" w:cs="Times New Roman"/>
          <w:sz w:val="24"/>
          <w:szCs w:val="24"/>
        </w:rPr>
        <w:t xml:space="preserve"> </w:t>
      </w:r>
      <w:sdt>
        <w:sdtPr>
          <w:rPr>
            <w:rFonts w:ascii="Times New Roman" w:hAnsi="Times New Roman" w:cs="Times New Roman"/>
            <w:sz w:val="24"/>
            <w:szCs w:val="24"/>
          </w:rPr>
          <w:id w:val="-1694294649"/>
          <w:citation/>
        </w:sdtPr>
        <w:sdtContent>
          <w:r w:rsidR="00312832" w:rsidRPr="001748C4">
            <w:rPr>
              <w:rFonts w:ascii="Times New Roman" w:hAnsi="Times New Roman" w:cs="Times New Roman"/>
              <w:sz w:val="24"/>
              <w:szCs w:val="24"/>
            </w:rPr>
            <w:fldChar w:fldCharType="begin"/>
          </w:r>
          <w:r w:rsidR="00312832" w:rsidRPr="001748C4">
            <w:rPr>
              <w:rFonts w:ascii="Times New Roman" w:hAnsi="Times New Roman" w:cs="Times New Roman"/>
              <w:sz w:val="24"/>
              <w:szCs w:val="24"/>
            </w:rPr>
            <w:instrText xml:space="preserve"> CITATION Cre14 \l 1033 </w:instrText>
          </w:r>
          <w:r w:rsidR="00312832"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(Creswell, 2014)</w:t>
          </w:r>
          <w:r w:rsidR="00312832" w:rsidRPr="001748C4">
            <w:rPr>
              <w:rFonts w:ascii="Times New Roman" w:hAnsi="Times New Roman" w:cs="Times New Roman"/>
              <w:sz w:val="24"/>
              <w:szCs w:val="24"/>
            </w:rPr>
            <w:fldChar w:fldCharType="end"/>
          </w:r>
        </w:sdtContent>
      </w:sdt>
      <w:r w:rsidR="00312832" w:rsidRPr="001748C4">
        <w:rPr>
          <w:rFonts w:ascii="Times New Roman" w:hAnsi="Times New Roman" w:cs="Times New Roman"/>
          <w:sz w:val="24"/>
          <w:szCs w:val="24"/>
        </w:rPr>
        <w:t>.</w:t>
      </w:r>
    </w:p>
    <w:p w14:paraId="3B93563E" w14:textId="5FCF9F7D" w:rsidR="002C04FF" w:rsidRPr="001748C4" w:rsidRDefault="0000538E" w:rsidP="001748C4">
      <w:pPr>
        <w:spacing w:line="360" w:lineRule="auto"/>
        <w:jc w:val="both"/>
        <w:rPr>
          <w:rFonts w:ascii="Times New Roman" w:hAnsi="Times New Roman" w:cs="Times New Roman"/>
          <w:b/>
          <w:bCs/>
          <w:sz w:val="24"/>
          <w:szCs w:val="24"/>
        </w:rPr>
      </w:pPr>
      <w:r w:rsidRPr="001748C4">
        <w:rPr>
          <w:rFonts w:ascii="Times New Roman" w:hAnsi="Times New Roman" w:cs="Times New Roman"/>
          <w:sz w:val="24"/>
          <w:szCs w:val="24"/>
        </w:rPr>
        <w:t xml:space="preserve"> In this study, documentation was used to collect data from various sources, ensuring a thorough analysis of the research problem.</w:t>
      </w:r>
    </w:p>
    <w:p w14:paraId="625B0B9E" w14:textId="77777777" w:rsidR="003B46F2" w:rsidRPr="001748C4" w:rsidRDefault="003B46F2" w:rsidP="001748C4">
      <w:pPr>
        <w:spacing w:line="360" w:lineRule="auto"/>
        <w:jc w:val="both"/>
        <w:rPr>
          <w:rFonts w:ascii="Times New Roman" w:hAnsi="Times New Roman" w:cs="Times New Roman"/>
          <w:b/>
          <w:bCs/>
          <w:sz w:val="24"/>
          <w:szCs w:val="24"/>
        </w:rPr>
      </w:pPr>
    </w:p>
    <w:p w14:paraId="753315EE" w14:textId="1FEF54C2" w:rsidR="00591311" w:rsidRPr="003E5BA1" w:rsidRDefault="00591311" w:rsidP="003E5BA1">
      <w:pPr>
        <w:pStyle w:val="Heading1"/>
        <w:spacing w:line="360" w:lineRule="auto"/>
        <w:jc w:val="both"/>
        <w:rPr>
          <w:rFonts w:ascii="Times New Roman" w:hAnsi="Times New Roman" w:cs="Times New Roman"/>
          <w:b w:val="0"/>
          <w:bCs w:val="0"/>
        </w:rPr>
      </w:pPr>
      <w:bookmarkStart w:id="88" w:name="_Toc202527969"/>
      <w:r w:rsidRPr="003E5BA1">
        <w:rPr>
          <w:rFonts w:ascii="Times New Roman" w:hAnsi="Times New Roman" w:cs="Times New Roman"/>
        </w:rPr>
        <w:t>3.</w:t>
      </w:r>
      <w:r w:rsidR="00146063" w:rsidRPr="003E5BA1">
        <w:rPr>
          <w:rFonts w:ascii="Times New Roman" w:hAnsi="Times New Roman" w:cs="Times New Roman"/>
        </w:rPr>
        <w:t>5</w:t>
      </w:r>
      <w:r w:rsidRPr="003E5BA1">
        <w:rPr>
          <w:rFonts w:ascii="Times New Roman" w:hAnsi="Times New Roman" w:cs="Times New Roman"/>
        </w:rPr>
        <w:t xml:space="preserve"> Study </w:t>
      </w:r>
      <w:commentRangeStart w:id="89"/>
      <w:commentRangeStart w:id="90"/>
      <w:r w:rsidRPr="003E5BA1">
        <w:rPr>
          <w:rFonts w:ascii="Times New Roman" w:hAnsi="Times New Roman" w:cs="Times New Roman"/>
        </w:rPr>
        <w:t>Population</w:t>
      </w:r>
      <w:commentRangeEnd w:id="89"/>
      <w:r w:rsidR="002617B6" w:rsidRPr="003E5BA1">
        <w:rPr>
          <w:rStyle w:val="CommentReference"/>
          <w:rFonts w:ascii="Times New Roman" w:eastAsia="SimSun" w:hAnsi="Times New Roman" w:cs="Times New Roman"/>
          <w:sz w:val="24"/>
          <w:szCs w:val="24"/>
        </w:rPr>
        <w:commentReference w:id="89"/>
      </w:r>
      <w:commentRangeEnd w:id="90"/>
      <w:r w:rsidR="00A55850" w:rsidRPr="003E5BA1">
        <w:rPr>
          <w:rStyle w:val="CommentReference"/>
          <w:rFonts w:ascii="Times New Roman" w:eastAsia="SimSun" w:hAnsi="Times New Roman" w:cs="Times New Roman"/>
          <w:sz w:val="24"/>
          <w:szCs w:val="24"/>
        </w:rPr>
        <w:commentReference w:id="90"/>
      </w:r>
      <w:bookmarkEnd w:id="88"/>
    </w:p>
    <w:p w14:paraId="19695487" w14:textId="7015DC38" w:rsidR="00591311" w:rsidRPr="001748C4" w:rsidRDefault="00591311"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Kothari (1990)</w:t>
      </w:r>
      <w:r w:rsidR="006C215B" w:rsidRPr="001748C4">
        <w:rPr>
          <w:rFonts w:ascii="Times New Roman" w:hAnsi="Times New Roman" w:cs="Times New Roman"/>
          <w:sz w:val="24"/>
          <w:szCs w:val="24"/>
        </w:rPr>
        <w:t xml:space="preserve"> </w:t>
      </w:r>
      <w:r w:rsidRPr="001748C4">
        <w:rPr>
          <w:rFonts w:ascii="Times New Roman" w:hAnsi="Times New Roman" w:cs="Times New Roman"/>
          <w:sz w:val="24"/>
          <w:szCs w:val="24"/>
        </w:rPr>
        <w:t xml:space="preserve">defines a population as a universal group over which research is conducted. </w:t>
      </w:r>
      <w:r w:rsidR="00B22B84" w:rsidRPr="001748C4">
        <w:rPr>
          <w:rFonts w:ascii="Times New Roman" w:hAnsi="Times New Roman" w:cs="Times New Roman"/>
          <w:sz w:val="24"/>
          <w:szCs w:val="24"/>
        </w:rPr>
        <w:t xml:space="preserve">The population </w:t>
      </w:r>
      <w:r w:rsidR="00D53BDD" w:rsidRPr="001748C4">
        <w:rPr>
          <w:rFonts w:ascii="Times New Roman" w:hAnsi="Times New Roman" w:cs="Times New Roman"/>
          <w:sz w:val="24"/>
          <w:szCs w:val="24"/>
        </w:rPr>
        <w:t xml:space="preserve">of the study consist of four (5) insurance companies that operate in Rwanda These are Radiant insurance, BK insurance, Sanlam insurance, prime insurance and </w:t>
      </w:r>
      <w:proofErr w:type="spellStart"/>
      <w:r w:rsidR="00D53BDD" w:rsidRPr="001748C4">
        <w:rPr>
          <w:rFonts w:ascii="Times New Roman" w:hAnsi="Times New Roman" w:cs="Times New Roman"/>
          <w:sz w:val="24"/>
          <w:szCs w:val="24"/>
        </w:rPr>
        <w:t>sonarwa</w:t>
      </w:r>
      <w:proofErr w:type="spellEnd"/>
      <w:r w:rsidR="00D53BDD" w:rsidRPr="001748C4">
        <w:rPr>
          <w:rFonts w:ascii="Times New Roman" w:hAnsi="Times New Roman" w:cs="Times New Roman"/>
          <w:sz w:val="24"/>
          <w:szCs w:val="24"/>
        </w:rPr>
        <w:t xml:space="preserve">. </w:t>
      </w:r>
      <w:r w:rsidRPr="001748C4">
        <w:rPr>
          <w:rFonts w:ascii="Times New Roman" w:hAnsi="Times New Roman" w:cs="Times New Roman"/>
          <w:sz w:val="24"/>
          <w:szCs w:val="24"/>
        </w:rPr>
        <w:t>The target population for this study consists of employees at SONARW</w:t>
      </w:r>
      <w:r w:rsidR="00851A89" w:rsidRPr="001748C4">
        <w:rPr>
          <w:rFonts w:ascii="Times New Roman" w:hAnsi="Times New Roman" w:cs="Times New Roman"/>
          <w:sz w:val="24"/>
          <w:szCs w:val="24"/>
        </w:rPr>
        <w:t>A</w:t>
      </w:r>
      <w:r w:rsidRPr="001748C4">
        <w:rPr>
          <w:rFonts w:ascii="Times New Roman" w:hAnsi="Times New Roman" w:cs="Times New Roman"/>
          <w:sz w:val="24"/>
          <w:szCs w:val="24"/>
        </w:rPr>
        <w:t>, including senior management, financial officers, auditors, and general staff involved in governance and financial operations.</w:t>
      </w:r>
      <w:r w:rsidR="007325C0" w:rsidRPr="001748C4">
        <w:rPr>
          <w:rFonts w:ascii="Times New Roman" w:hAnsi="Times New Roman" w:cs="Times New Roman"/>
          <w:sz w:val="24"/>
          <w:szCs w:val="24"/>
        </w:rPr>
        <w:t xml:space="preserve"> The population in this study is 100 employees of </w:t>
      </w:r>
      <w:r w:rsidR="007325C0" w:rsidRPr="001748C4">
        <w:rPr>
          <w:rFonts w:ascii="Times New Roman" w:hAnsi="Times New Roman" w:cs="Times New Roman"/>
          <w:sz w:val="24"/>
          <w:szCs w:val="24"/>
          <w:lang w:val="en-GB"/>
        </w:rPr>
        <w:t xml:space="preserve">SONARWA </w:t>
      </w:r>
      <w:r w:rsidR="00851A89" w:rsidRPr="001748C4">
        <w:rPr>
          <w:rFonts w:ascii="Times New Roman" w:hAnsi="Times New Roman" w:cs="Times New Roman"/>
          <w:sz w:val="24"/>
          <w:szCs w:val="24"/>
        </w:rPr>
        <w:t>insurance company</w:t>
      </w:r>
      <w:r w:rsidR="007325C0" w:rsidRPr="001748C4">
        <w:rPr>
          <w:rFonts w:ascii="Times New Roman" w:hAnsi="Times New Roman" w:cs="Times New Roman"/>
          <w:sz w:val="24"/>
          <w:szCs w:val="24"/>
          <w:lang w:val="en-GB"/>
        </w:rPr>
        <w:t>, the</w:t>
      </w:r>
      <w:r w:rsidR="0010724B" w:rsidRPr="001748C4">
        <w:rPr>
          <w:rFonts w:ascii="Times New Roman" w:hAnsi="Times New Roman" w:cs="Times New Roman"/>
          <w:sz w:val="24"/>
          <w:szCs w:val="24"/>
          <w:lang w:val="en-GB"/>
        </w:rPr>
        <w:t xml:space="preserve"> sample size </w:t>
      </w:r>
      <w:r w:rsidR="007325C0" w:rsidRPr="001748C4">
        <w:rPr>
          <w:rFonts w:ascii="Times New Roman" w:hAnsi="Times New Roman" w:cs="Times New Roman"/>
          <w:sz w:val="24"/>
          <w:szCs w:val="24"/>
          <w:lang w:val="en-GB"/>
        </w:rPr>
        <w:t xml:space="preserve">is </w:t>
      </w:r>
      <w:r w:rsidR="00D75950" w:rsidRPr="001748C4">
        <w:rPr>
          <w:rFonts w:ascii="Times New Roman" w:hAnsi="Times New Roman" w:cs="Times New Roman"/>
          <w:sz w:val="24"/>
          <w:szCs w:val="24"/>
          <w:lang w:val="en-GB"/>
        </w:rPr>
        <w:t>50</w:t>
      </w:r>
      <w:r w:rsidR="007325C0" w:rsidRPr="001748C4">
        <w:rPr>
          <w:rFonts w:ascii="Times New Roman" w:hAnsi="Times New Roman" w:cs="Times New Roman"/>
          <w:sz w:val="24"/>
          <w:szCs w:val="24"/>
          <w:lang w:val="en-GB"/>
        </w:rPr>
        <w:t xml:space="preserve"> employees</w:t>
      </w:r>
      <w:r w:rsidR="007325C0" w:rsidRPr="001748C4">
        <w:rPr>
          <w:rFonts w:ascii="Times New Roman" w:hAnsi="Times New Roman" w:cs="Times New Roman"/>
          <w:sz w:val="24"/>
          <w:szCs w:val="24"/>
        </w:rPr>
        <w:t>.</w:t>
      </w:r>
    </w:p>
    <w:p w14:paraId="5DCEA4B4" w14:textId="77777777" w:rsidR="00F97EE7" w:rsidRDefault="00F97EE7" w:rsidP="003E5BA1">
      <w:pPr>
        <w:pStyle w:val="Heading1"/>
        <w:spacing w:line="360" w:lineRule="auto"/>
        <w:jc w:val="both"/>
        <w:rPr>
          <w:rFonts w:ascii="Times New Roman" w:hAnsi="Times New Roman" w:cs="Times New Roman"/>
        </w:rPr>
      </w:pPr>
      <w:bookmarkStart w:id="91" w:name="_Toc202527970"/>
    </w:p>
    <w:p w14:paraId="404C9A02" w14:textId="6A6C74ED" w:rsidR="00591311" w:rsidRPr="003E5BA1" w:rsidRDefault="00591311" w:rsidP="003E5BA1">
      <w:pPr>
        <w:pStyle w:val="Heading1"/>
        <w:spacing w:line="360" w:lineRule="auto"/>
        <w:jc w:val="both"/>
        <w:rPr>
          <w:rFonts w:ascii="Times New Roman" w:hAnsi="Times New Roman" w:cs="Times New Roman"/>
          <w:b w:val="0"/>
          <w:bCs w:val="0"/>
        </w:rPr>
      </w:pPr>
      <w:r w:rsidRPr="003E5BA1">
        <w:rPr>
          <w:rFonts w:ascii="Times New Roman" w:hAnsi="Times New Roman" w:cs="Times New Roman"/>
        </w:rPr>
        <w:lastRenderedPageBreak/>
        <w:t>3.</w:t>
      </w:r>
      <w:r w:rsidR="00146063" w:rsidRPr="003E5BA1">
        <w:rPr>
          <w:rFonts w:ascii="Times New Roman" w:hAnsi="Times New Roman" w:cs="Times New Roman"/>
        </w:rPr>
        <w:t>5.1</w:t>
      </w:r>
      <w:r w:rsidRPr="003E5BA1">
        <w:rPr>
          <w:rFonts w:ascii="Times New Roman" w:hAnsi="Times New Roman" w:cs="Times New Roman"/>
        </w:rPr>
        <w:t xml:space="preserve"> Sampling Techniques</w:t>
      </w:r>
      <w:bookmarkEnd w:id="91"/>
    </w:p>
    <w:p w14:paraId="6B2735A0" w14:textId="11AE3DAB" w:rsidR="003F6576" w:rsidRPr="001748C4" w:rsidRDefault="007325C0" w:rsidP="001748C4">
      <w:pPr>
        <w:spacing w:line="360" w:lineRule="auto"/>
        <w:jc w:val="both"/>
        <w:rPr>
          <w:rFonts w:ascii="Times New Roman" w:hAnsi="Times New Roman" w:cs="Times New Roman"/>
          <w:b/>
          <w:bCs/>
          <w:sz w:val="24"/>
          <w:szCs w:val="24"/>
        </w:rPr>
      </w:pPr>
      <w:r w:rsidRPr="001748C4">
        <w:rPr>
          <w:rFonts w:ascii="Times New Roman" w:hAnsi="Times New Roman" w:cs="Times New Roman"/>
          <w:sz w:val="24"/>
          <w:szCs w:val="24"/>
        </w:rPr>
        <w:t xml:space="preserve">Purposive sampling will be </w:t>
      </w:r>
      <w:r w:rsidR="00052C73" w:rsidRPr="001748C4">
        <w:rPr>
          <w:rFonts w:ascii="Times New Roman" w:hAnsi="Times New Roman" w:cs="Times New Roman"/>
          <w:sz w:val="24"/>
          <w:szCs w:val="24"/>
        </w:rPr>
        <w:t>used</w:t>
      </w:r>
      <w:r w:rsidRPr="001748C4">
        <w:rPr>
          <w:rFonts w:ascii="Times New Roman" w:hAnsi="Times New Roman" w:cs="Times New Roman"/>
          <w:sz w:val="24"/>
          <w:szCs w:val="24"/>
        </w:rPr>
        <w:t xml:space="preserve"> for this study because the target population is specific, and the goal is to select respondents who can provide in-depth, relevant, and reliable information directly related to the study objectives. According to Geertz (2021), when the target population is large, selecting a sample is essential for meaningful data collection, and it is not always practical or necessary to include the entire population. Purposive sampling allows for the selection of respondents based on specific criteria such as their experience, knowledge, or involvement in the subject matter that make them well-positioned to provide first-hand insights. This technique ensures that the respondents are highly relevant to the research and are capable of offering valuable perspectives that align with the study’s aims. As Audrey (2018) notes, purposive sampling is particularly effective when the researcher needs detailed information from a specific subset of individuals who meet particular conditions, making them the most appropriate participants for the study.</w:t>
      </w:r>
    </w:p>
    <w:p w14:paraId="04132FE6" w14:textId="7143CA78" w:rsidR="003F6576" w:rsidRPr="003E5BA1" w:rsidRDefault="00591311" w:rsidP="003E5BA1">
      <w:pPr>
        <w:pStyle w:val="Heading1"/>
        <w:spacing w:line="360" w:lineRule="auto"/>
        <w:jc w:val="both"/>
        <w:rPr>
          <w:rFonts w:ascii="Times New Roman" w:hAnsi="Times New Roman" w:cs="Times New Roman"/>
        </w:rPr>
      </w:pPr>
      <w:bookmarkStart w:id="92" w:name="_Toc202527971"/>
      <w:r w:rsidRPr="003E5BA1">
        <w:rPr>
          <w:rFonts w:ascii="Times New Roman" w:hAnsi="Times New Roman" w:cs="Times New Roman"/>
        </w:rPr>
        <w:t>3.</w:t>
      </w:r>
      <w:r w:rsidR="00146063" w:rsidRPr="003E5BA1">
        <w:rPr>
          <w:rFonts w:ascii="Times New Roman" w:hAnsi="Times New Roman" w:cs="Times New Roman"/>
        </w:rPr>
        <w:t>5.</w:t>
      </w:r>
      <w:r w:rsidR="008A6676" w:rsidRPr="003E5BA1">
        <w:rPr>
          <w:rFonts w:ascii="Times New Roman" w:hAnsi="Times New Roman" w:cs="Times New Roman"/>
        </w:rPr>
        <w:t>2</w:t>
      </w:r>
      <w:r w:rsidRPr="003E5BA1">
        <w:rPr>
          <w:rFonts w:ascii="Times New Roman" w:hAnsi="Times New Roman" w:cs="Times New Roman"/>
        </w:rPr>
        <w:t xml:space="preserve"> </w:t>
      </w:r>
      <w:r w:rsidR="00920F91" w:rsidRPr="003E5BA1">
        <w:rPr>
          <w:rFonts w:ascii="Times New Roman" w:hAnsi="Times New Roman" w:cs="Times New Roman"/>
        </w:rPr>
        <w:t>Sample Size</w:t>
      </w:r>
      <w:bookmarkEnd w:id="92"/>
    </w:p>
    <w:p w14:paraId="088CC249" w14:textId="7D550E34" w:rsidR="008A6676" w:rsidRPr="001748C4" w:rsidRDefault="00920F91" w:rsidP="001748C4">
      <w:pPr>
        <w:spacing w:line="360" w:lineRule="auto"/>
        <w:jc w:val="both"/>
        <w:rPr>
          <w:rFonts w:ascii="Times New Roman" w:hAnsi="Times New Roman" w:cs="Times New Roman"/>
          <w:b/>
          <w:bCs/>
          <w:sz w:val="24"/>
          <w:szCs w:val="24"/>
        </w:rPr>
      </w:pPr>
      <w:r w:rsidRPr="001748C4">
        <w:rPr>
          <w:rFonts w:ascii="Times New Roman" w:hAnsi="Times New Roman" w:cs="Times New Roman"/>
          <w:sz w:val="24"/>
          <w:szCs w:val="24"/>
        </w:rPr>
        <w:t xml:space="preserve">A sample size of </w:t>
      </w:r>
      <w:r w:rsidR="00D75950" w:rsidRPr="001748C4">
        <w:rPr>
          <w:rFonts w:ascii="Times New Roman" w:hAnsi="Times New Roman" w:cs="Times New Roman"/>
          <w:sz w:val="24"/>
          <w:szCs w:val="24"/>
        </w:rPr>
        <w:t>50</w:t>
      </w:r>
      <w:r w:rsidRPr="001748C4">
        <w:rPr>
          <w:rFonts w:ascii="Times New Roman" w:hAnsi="Times New Roman" w:cs="Times New Roman"/>
          <w:sz w:val="24"/>
          <w:szCs w:val="24"/>
        </w:rPr>
        <w:t xml:space="preserve"> respondents will be selected using </w:t>
      </w:r>
      <w:r w:rsidR="00591311" w:rsidRPr="001748C4">
        <w:rPr>
          <w:rFonts w:ascii="Times New Roman" w:hAnsi="Times New Roman" w:cs="Times New Roman"/>
          <w:sz w:val="24"/>
          <w:szCs w:val="24"/>
        </w:rPr>
        <w:t>purposive sampling</w:t>
      </w:r>
      <w:r w:rsidRPr="001748C4">
        <w:rPr>
          <w:rFonts w:ascii="Times New Roman" w:hAnsi="Times New Roman" w:cs="Times New Roman"/>
          <w:sz w:val="24"/>
          <w:szCs w:val="24"/>
        </w:rPr>
        <w:t xml:space="preserve"> to ensure a representative group from the population. This sample size is deemed adequate to gather reliable data for the study, considering the total population size. Employees from various departments will be included in the sample to provide diverse perspectives on corporate governance practices and their impact on profitability.</w:t>
      </w:r>
    </w:p>
    <w:p w14:paraId="6D6DB8FC" w14:textId="430ED4A8" w:rsidR="002C04FF" w:rsidRPr="003E5BA1" w:rsidRDefault="0000538E" w:rsidP="003E5BA1">
      <w:pPr>
        <w:pStyle w:val="Heading1"/>
        <w:spacing w:line="360" w:lineRule="auto"/>
        <w:jc w:val="both"/>
        <w:rPr>
          <w:rFonts w:ascii="Times New Roman" w:hAnsi="Times New Roman" w:cs="Times New Roman"/>
          <w:b w:val="0"/>
          <w:bCs w:val="0"/>
        </w:rPr>
      </w:pPr>
      <w:bookmarkStart w:id="93" w:name="_Toc202527972"/>
      <w:r w:rsidRPr="003E5BA1">
        <w:rPr>
          <w:rFonts w:ascii="Times New Roman" w:hAnsi="Times New Roman" w:cs="Times New Roman"/>
          <w:b w:val="0"/>
          <w:bCs w:val="0"/>
        </w:rPr>
        <w:t>3.</w:t>
      </w:r>
      <w:r w:rsidR="00146063" w:rsidRPr="003E5BA1">
        <w:rPr>
          <w:rFonts w:ascii="Times New Roman" w:hAnsi="Times New Roman" w:cs="Times New Roman"/>
          <w:b w:val="0"/>
          <w:bCs w:val="0"/>
        </w:rPr>
        <w:t>6</w:t>
      </w:r>
      <w:r w:rsidRPr="003E5BA1">
        <w:rPr>
          <w:rFonts w:ascii="Times New Roman" w:hAnsi="Times New Roman" w:cs="Times New Roman"/>
          <w:b w:val="0"/>
          <w:bCs w:val="0"/>
        </w:rPr>
        <w:t xml:space="preserve"> Data Processing and Analysis</w:t>
      </w:r>
      <w:bookmarkEnd w:id="93"/>
    </w:p>
    <w:p w14:paraId="74A3DBA6" w14:textId="5FF436BD" w:rsidR="002C04FF" w:rsidRPr="001748C4" w:rsidRDefault="0000538E" w:rsidP="001748C4">
      <w:pPr>
        <w:spacing w:line="360" w:lineRule="auto"/>
        <w:jc w:val="both"/>
        <w:rPr>
          <w:rFonts w:ascii="Times New Roman" w:hAnsi="Times New Roman" w:cs="Times New Roman"/>
          <w:b/>
          <w:bCs/>
          <w:sz w:val="24"/>
          <w:szCs w:val="24"/>
        </w:rPr>
      </w:pPr>
      <w:r w:rsidRPr="001748C4">
        <w:rPr>
          <w:rFonts w:ascii="Times New Roman" w:hAnsi="Times New Roman" w:cs="Times New Roman"/>
          <w:sz w:val="24"/>
          <w:szCs w:val="24"/>
        </w:rPr>
        <w:t>The data processing and analysis section describes the steps taken to prepare and analyze the collected data.</w:t>
      </w:r>
    </w:p>
    <w:p w14:paraId="06F0A8A1" w14:textId="30803BF3" w:rsidR="0000538E" w:rsidRPr="003E5BA1" w:rsidRDefault="0000538E" w:rsidP="003E5BA1">
      <w:pPr>
        <w:pStyle w:val="Heading1"/>
        <w:spacing w:line="360" w:lineRule="auto"/>
        <w:jc w:val="both"/>
        <w:rPr>
          <w:rFonts w:ascii="Times New Roman" w:hAnsi="Times New Roman" w:cs="Times New Roman"/>
          <w:b w:val="0"/>
          <w:bCs w:val="0"/>
        </w:rPr>
      </w:pPr>
      <w:bookmarkStart w:id="94" w:name="_Toc202527973"/>
      <w:r w:rsidRPr="003E5BA1">
        <w:rPr>
          <w:rFonts w:ascii="Times New Roman" w:hAnsi="Times New Roman" w:cs="Times New Roman"/>
        </w:rPr>
        <w:t>3.</w:t>
      </w:r>
      <w:r w:rsidR="00146063" w:rsidRPr="003E5BA1">
        <w:rPr>
          <w:rFonts w:ascii="Times New Roman" w:hAnsi="Times New Roman" w:cs="Times New Roman"/>
        </w:rPr>
        <w:t>6</w:t>
      </w:r>
      <w:r w:rsidRPr="003E5BA1">
        <w:rPr>
          <w:rFonts w:ascii="Times New Roman" w:hAnsi="Times New Roman" w:cs="Times New Roman"/>
        </w:rPr>
        <w:t>.1 Data Processing</w:t>
      </w:r>
      <w:bookmarkEnd w:id="94"/>
    </w:p>
    <w:p w14:paraId="0E374232" w14:textId="1C03CBC9" w:rsidR="008A6676" w:rsidRPr="001748C4" w:rsidRDefault="008A6676"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Data processing is concerned with classifying responses into meaningful categories called codes as well is a process of making and transformation information to meaning full and makes it easy to interpreter and understandable</w:t>
      </w:r>
      <w:r w:rsidR="00FB3E7F" w:rsidRPr="001748C4">
        <w:rPr>
          <w:rFonts w:ascii="Times New Roman" w:hAnsi="Times New Roman" w:cs="Times New Roman"/>
          <w:b/>
          <w:bCs/>
          <w:sz w:val="24"/>
          <w:szCs w:val="24"/>
        </w:rPr>
        <w:t xml:space="preserve"> </w:t>
      </w:r>
      <w:sdt>
        <w:sdtPr>
          <w:rPr>
            <w:rFonts w:ascii="Times New Roman" w:hAnsi="Times New Roman" w:cs="Times New Roman"/>
            <w:b/>
            <w:bCs/>
            <w:sz w:val="24"/>
            <w:szCs w:val="24"/>
          </w:rPr>
          <w:id w:val="-264308647"/>
          <w:citation/>
        </w:sdtPr>
        <w:sdtContent>
          <w:r w:rsidR="00FB3E7F" w:rsidRPr="001748C4">
            <w:rPr>
              <w:rFonts w:ascii="Times New Roman" w:hAnsi="Times New Roman" w:cs="Times New Roman"/>
              <w:b/>
              <w:bCs/>
              <w:sz w:val="24"/>
              <w:szCs w:val="24"/>
            </w:rPr>
            <w:fldChar w:fldCharType="begin"/>
          </w:r>
          <w:r w:rsidR="00FB3E7F" w:rsidRPr="001748C4">
            <w:rPr>
              <w:rFonts w:ascii="Times New Roman" w:hAnsi="Times New Roman" w:cs="Times New Roman"/>
              <w:b/>
              <w:bCs/>
              <w:sz w:val="24"/>
              <w:szCs w:val="24"/>
            </w:rPr>
            <w:instrText xml:space="preserve"> CITATION Nge211 \l 1033 </w:instrText>
          </w:r>
          <w:r w:rsidR="00FB3E7F" w:rsidRPr="001748C4">
            <w:rPr>
              <w:rFonts w:ascii="Times New Roman" w:hAnsi="Times New Roman" w:cs="Times New Roman"/>
              <w:b/>
              <w:bCs/>
              <w:sz w:val="24"/>
              <w:szCs w:val="24"/>
            </w:rPr>
            <w:fldChar w:fldCharType="separate"/>
          </w:r>
          <w:r w:rsidR="005A6D00" w:rsidRPr="001748C4">
            <w:rPr>
              <w:rFonts w:ascii="Times New Roman" w:hAnsi="Times New Roman" w:cs="Times New Roman"/>
              <w:noProof/>
              <w:sz w:val="24"/>
              <w:szCs w:val="24"/>
            </w:rPr>
            <w:t>(Ngechu, 2021)</w:t>
          </w:r>
          <w:r w:rsidR="00FB3E7F" w:rsidRPr="001748C4">
            <w:rPr>
              <w:rFonts w:ascii="Times New Roman" w:hAnsi="Times New Roman" w:cs="Times New Roman"/>
              <w:b/>
              <w:bCs/>
              <w:sz w:val="24"/>
              <w:szCs w:val="24"/>
            </w:rPr>
            <w:fldChar w:fldCharType="end"/>
          </w:r>
        </w:sdtContent>
      </w:sdt>
      <w:r w:rsidR="00AA0776" w:rsidRPr="001748C4">
        <w:rPr>
          <w:rFonts w:ascii="Times New Roman" w:hAnsi="Times New Roman" w:cs="Times New Roman"/>
          <w:sz w:val="24"/>
          <w:szCs w:val="24"/>
        </w:rPr>
        <w:t xml:space="preserve">. </w:t>
      </w:r>
      <w:r w:rsidRPr="001748C4">
        <w:rPr>
          <w:rFonts w:ascii="Times New Roman" w:hAnsi="Times New Roman" w:cs="Times New Roman"/>
          <w:sz w:val="24"/>
          <w:szCs w:val="24"/>
        </w:rPr>
        <w:t>The data processing began with editing, coding and finally ended with tabulation. Not all data can be presented in their entity. The variables will be present are those most central to the goals of this study; generally, more variables include specifically in the research questions.</w:t>
      </w:r>
    </w:p>
    <w:p w14:paraId="191D0326" w14:textId="77777777" w:rsidR="003F6576" w:rsidRPr="001748C4" w:rsidRDefault="003F6576" w:rsidP="001748C4">
      <w:pPr>
        <w:spacing w:line="360" w:lineRule="auto"/>
        <w:jc w:val="both"/>
        <w:rPr>
          <w:rFonts w:ascii="Times New Roman" w:hAnsi="Times New Roman" w:cs="Times New Roman"/>
          <w:b/>
          <w:bCs/>
          <w:sz w:val="24"/>
          <w:szCs w:val="24"/>
        </w:rPr>
      </w:pPr>
      <w:bookmarkStart w:id="95" w:name="_Toc30559472"/>
      <w:bookmarkStart w:id="96" w:name="_Toc496365274"/>
      <w:bookmarkStart w:id="97" w:name="_Toc530875926"/>
    </w:p>
    <w:p w14:paraId="0085C694" w14:textId="158BA3FC" w:rsidR="008A6676" w:rsidRPr="003E5BA1" w:rsidRDefault="008A6676" w:rsidP="003E5BA1">
      <w:pPr>
        <w:pStyle w:val="Heading1"/>
        <w:spacing w:line="360" w:lineRule="auto"/>
        <w:jc w:val="both"/>
        <w:rPr>
          <w:rFonts w:ascii="Times New Roman" w:hAnsi="Times New Roman" w:cs="Times New Roman"/>
          <w:b w:val="0"/>
          <w:bCs w:val="0"/>
        </w:rPr>
      </w:pPr>
      <w:bookmarkStart w:id="98" w:name="_Toc202527974"/>
      <w:r w:rsidRPr="003E5BA1">
        <w:rPr>
          <w:rFonts w:ascii="Times New Roman" w:hAnsi="Times New Roman" w:cs="Times New Roman"/>
        </w:rPr>
        <w:t>3.6.1.1 Editing</w:t>
      </w:r>
      <w:bookmarkEnd w:id="95"/>
      <w:bookmarkEnd w:id="96"/>
      <w:bookmarkEnd w:id="97"/>
      <w:bookmarkEnd w:id="98"/>
    </w:p>
    <w:p w14:paraId="53DAA35F" w14:textId="77777777" w:rsidR="00F97EE7" w:rsidRDefault="008A6676"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Bowling (2022) defined editing as a process of going through the questionnaire to ensure that the skip pattern followed and required questions are filled out.  In this research study, the same process was followed in bide to detect and to eliminate errors in questionnaires that were filled</w:t>
      </w:r>
    </w:p>
    <w:p w14:paraId="06A4F9D7" w14:textId="05BA4EDA" w:rsidR="003B46F2" w:rsidRDefault="008A6676"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lastRenderedPageBreak/>
        <w:t>out. The information gathered will edit and questions that contained errors will reject in order to get sufficient results.</w:t>
      </w:r>
      <w:bookmarkStart w:id="99" w:name="_Toc243810142"/>
      <w:bookmarkStart w:id="100" w:name="_Toc398883052"/>
      <w:bookmarkStart w:id="101" w:name="_Toc30559473"/>
      <w:bookmarkStart w:id="102" w:name="_Toc530875927"/>
      <w:bookmarkStart w:id="103" w:name="_Toc496365275"/>
    </w:p>
    <w:p w14:paraId="75DD0059" w14:textId="77777777" w:rsidR="00F97EE7" w:rsidRPr="00F97EE7" w:rsidRDefault="00F97EE7" w:rsidP="001748C4">
      <w:pPr>
        <w:spacing w:line="360" w:lineRule="auto"/>
        <w:jc w:val="both"/>
        <w:rPr>
          <w:rFonts w:ascii="Times New Roman" w:hAnsi="Times New Roman" w:cs="Times New Roman"/>
          <w:sz w:val="24"/>
          <w:szCs w:val="24"/>
        </w:rPr>
      </w:pPr>
    </w:p>
    <w:p w14:paraId="0A8C4D21" w14:textId="1118FCC0" w:rsidR="008A6676" w:rsidRPr="003E5BA1" w:rsidRDefault="008A6676" w:rsidP="001748C4">
      <w:pPr>
        <w:spacing w:line="360" w:lineRule="auto"/>
        <w:jc w:val="both"/>
        <w:rPr>
          <w:rFonts w:ascii="Times New Roman" w:hAnsi="Times New Roman" w:cs="Times New Roman"/>
          <w:b/>
          <w:bCs/>
          <w:sz w:val="24"/>
          <w:szCs w:val="24"/>
        </w:rPr>
      </w:pPr>
      <w:r w:rsidRPr="003E5BA1">
        <w:rPr>
          <w:rFonts w:ascii="Times New Roman" w:hAnsi="Times New Roman" w:cs="Times New Roman"/>
          <w:b/>
          <w:bCs/>
          <w:sz w:val="24"/>
          <w:szCs w:val="24"/>
        </w:rPr>
        <w:t>3.6.1.2</w:t>
      </w:r>
      <w:bookmarkEnd w:id="99"/>
      <w:bookmarkEnd w:id="100"/>
      <w:r w:rsidRPr="003E5BA1">
        <w:rPr>
          <w:rFonts w:ascii="Times New Roman" w:hAnsi="Times New Roman" w:cs="Times New Roman"/>
          <w:b/>
          <w:bCs/>
          <w:sz w:val="24"/>
          <w:szCs w:val="24"/>
        </w:rPr>
        <w:t xml:space="preserve"> Coding</w:t>
      </w:r>
      <w:bookmarkEnd w:id="101"/>
      <w:bookmarkEnd w:id="102"/>
      <w:bookmarkEnd w:id="103"/>
    </w:p>
    <w:p w14:paraId="4377B44E" w14:textId="7E5431E3" w:rsidR="008A6676" w:rsidRPr="003E5BA1" w:rsidRDefault="008A6676" w:rsidP="001748C4">
      <w:pPr>
        <w:spacing w:line="360" w:lineRule="auto"/>
        <w:jc w:val="both"/>
        <w:rPr>
          <w:rFonts w:ascii="Times New Roman" w:hAnsi="Times New Roman" w:cs="Times New Roman"/>
          <w:sz w:val="24"/>
          <w:szCs w:val="24"/>
        </w:rPr>
      </w:pPr>
      <w:r w:rsidRPr="003E5BA1">
        <w:rPr>
          <w:rFonts w:ascii="Times New Roman" w:hAnsi="Times New Roman" w:cs="Times New Roman"/>
          <w:sz w:val="24"/>
          <w:szCs w:val="24"/>
        </w:rPr>
        <w:t>Coding is as a technical procedure by which data is categorized, it involves specifying the alternative categories or classes into which responses are to be placed and assigning code numbers to the classes</w:t>
      </w:r>
      <w:sdt>
        <w:sdtPr>
          <w:rPr>
            <w:rFonts w:ascii="Times New Roman" w:hAnsi="Times New Roman" w:cs="Times New Roman"/>
            <w:sz w:val="24"/>
            <w:szCs w:val="24"/>
          </w:rPr>
          <w:id w:val="-39512623"/>
          <w:citation/>
        </w:sdtPr>
        <w:sdtContent>
          <w:r w:rsidR="005953F9" w:rsidRPr="003E5BA1">
            <w:rPr>
              <w:rFonts w:ascii="Times New Roman" w:hAnsi="Times New Roman" w:cs="Times New Roman"/>
              <w:sz w:val="24"/>
              <w:szCs w:val="24"/>
            </w:rPr>
            <w:fldChar w:fldCharType="begin"/>
          </w:r>
          <w:r w:rsidR="005953F9" w:rsidRPr="003E5BA1">
            <w:rPr>
              <w:rFonts w:ascii="Times New Roman" w:hAnsi="Times New Roman" w:cs="Times New Roman"/>
              <w:sz w:val="24"/>
              <w:szCs w:val="24"/>
            </w:rPr>
            <w:instrText xml:space="preserve"> CITATION Sal21 \l 1033 </w:instrText>
          </w:r>
          <w:r w:rsidR="005953F9" w:rsidRPr="003E5BA1">
            <w:rPr>
              <w:rFonts w:ascii="Times New Roman" w:hAnsi="Times New Roman" w:cs="Times New Roman"/>
              <w:sz w:val="24"/>
              <w:szCs w:val="24"/>
            </w:rPr>
            <w:fldChar w:fldCharType="separate"/>
          </w:r>
          <w:r w:rsidR="005A6D00" w:rsidRPr="003E5BA1">
            <w:rPr>
              <w:rFonts w:ascii="Times New Roman" w:hAnsi="Times New Roman" w:cs="Times New Roman"/>
              <w:noProof/>
              <w:sz w:val="24"/>
              <w:szCs w:val="24"/>
            </w:rPr>
            <w:t xml:space="preserve"> (Saldaña, 2021)</w:t>
          </w:r>
          <w:r w:rsidR="005953F9" w:rsidRPr="003E5BA1">
            <w:rPr>
              <w:rFonts w:ascii="Times New Roman" w:hAnsi="Times New Roman" w:cs="Times New Roman"/>
              <w:sz w:val="24"/>
              <w:szCs w:val="24"/>
            </w:rPr>
            <w:fldChar w:fldCharType="end"/>
          </w:r>
        </w:sdtContent>
      </w:sdt>
      <w:r w:rsidRPr="003E5BA1">
        <w:rPr>
          <w:rFonts w:ascii="Times New Roman" w:hAnsi="Times New Roman" w:cs="Times New Roman"/>
          <w:sz w:val="24"/>
          <w:szCs w:val="24"/>
        </w:rPr>
        <w:t xml:space="preserve"> </w:t>
      </w:r>
    </w:p>
    <w:p w14:paraId="71C2E4E8" w14:textId="77777777" w:rsidR="00093420" w:rsidRPr="001748C4" w:rsidRDefault="00093420" w:rsidP="001748C4">
      <w:pPr>
        <w:spacing w:line="360" w:lineRule="auto"/>
        <w:jc w:val="both"/>
        <w:rPr>
          <w:rFonts w:ascii="Times New Roman" w:hAnsi="Times New Roman" w:cs="Times New Roman"/>
          <w:b/>
          <w:bCs/>
          <w:sz w:val="24"/>
          <w:szCs w:val="24"/>
        </w:rPr>
      </w:pPr>
      <w:bookmarkStart w:id="104" w:name="_Toc398883053"/>
      <w:bookmarkStart w:id="105" w:name="_Toc334096153"/>
      <w:bookmarkStart w:id="106" w:name="_Toc396062684"/>
      <w:bookmarkStart w:id="107" w:name="_Toc366829448"/>
      <w:bookmarkStart w:id="108" w:name="_Toc530875928"/>
      <w:bookmarkStart w:id="109" w:name="_Toc30559474"/>
      <w:bookmarkStart w:id="110" w:name="_Toc496365276"/>
    </w:p>
    <w:p w14:paraId="624CF734" w14:textId="6F88E4EA" w:rsidR="008A6676" w:rsidRPr="003E5BA1" w:rsidRDefault="008A6676" w:rsidP="003E5BA1">
      <w:pPr>
        <w:pStyle w:val="Heading1"/>
        <w:spacing w:line="360" w:lineRule="auto"/>
        <w:ind w:left="0"/>
        <w:jc w:val="both"/>
        <w:rPr>
          <w:rFonts w:ascii="Times New Roman" w:hAnsi="Times New Roman" w:cs="Times New Roman"/>
          <w:b w:val="0"/>
          <w:bCs w:val="0"/>
        </w:rPr>
      </w:pPr>
      <w:bookmarkStart w:id="111" w:name="_Toc202527975"/>
      <w:r w:rsidRPr="003E5BA1">
        <w:rPr>
          <w:rFonts w:ascii="Times New Roman" w:hAnsi="Times New Roman" w:cs="Times New Roman"/>
        </w:rPr>
        <w:t>3.6.1.3</w:t>
      </w:r>
      <w:bookmarkEnd w:id="104"/>
      <w:bookmarkEnd w:id="105"/>
      <w:bookmarkEnd w:id="106"/>
      <w:bookmarkEnd w:id="107"/>
      <w:r w:rsidRPr="003E5BA1">
        <w:rPr>
          <w:rFonts w:ascii="Times New Roman" w:hAnsi="Times New Roman" w:cs="Times New Roman"/>
        </w:rPr>
        <w:t xml:space="preserve"> Tabulation</w:t>
      </w:r>
      <w:bookmarkEnd w:id="108"/>
      <w:bookmarkEnd w:id="109"/>
      <w:bookmarkEnd w:id="110"/>
      <w:bookmarkEnd w:id="111"/>
    </w:p>
    <w:p w14:paraId="55FED3F4" w14:textId="36384E1C" w:rsidR="003F6576" w:rsidRPr="001748C4" w:rsidRDefault="004F4750" w:rsidP="001748C4">
      <w:pPr>
        <w:spacing w:line="360" w:lineRule="auto"/>
        <w:jc w:val="both"/>
        <w:rPr>
          <w:rFonts w:ascii="Times New Roman" w:hAnsi="Times New Roman" w:cs="Times New Roman"/>
          <w:sz w:val="24"/>
          <w:szCs w:val="24"/>
        </w:rPr>
      </w:pPr>
      <w:bookmarkStart w:id="112" w:name="_Toc356802078"/>
      <w:bookmarkStart w:id="113" w:name="_Toc496365272"/>
      <w:bookmarkStart w:id="114" w:name="_Toc358545536"/>
      <w:bookmarkStart w:id="115" w:name="_Toc398883050"/>
      <w:bookmarkStart w:id="116" w:name="_Toc396062678"/>
      <w:bookmarkStart w:id="117" w:name="_Toc305611046"/>
      <w:bookmarkStart w:id="118" w:name="_Toc329155829"/>
      <w:bookmarkStart w:id="119" w:name="_Toc333839949"/>
      <w:bookmarkStart w:id="120" w:name="_Toc30559475"/>
      <w:bookmarkStart w:id="121" w:name="_Toc530875929"/>
      <w:r w:rsidRPr="001748C4">
        <w:rPr>
          <w:rFonts w:ascii="Times New Roman" w:hAnsi="Times New Roman" w:cs="Times New Roman"/>
          <w:sz w:val="24"/>
          <w:szCs w:val="24"/>
        </w:rPr>
        <w:t xml:space="preserve">Tabulation involves presenting data in structured tables </w:t>
      </w:r>
      <w:sdt>
        <w:sdtPr>
          <w:rPr>
            <w:rFonts w:ascii="Times New Roman" w:hAnsi="Times New Roman" w:cs="Times New Roman"/>
            <w:sz w:val="24"/>
            <w:szCs w:val="24"/>
          </w:rPr>
          <w:id w:val="-624078431"/>
          <w:citation/>
        </w:sdtPr>
        <w:sdtContent>
          <w:r w:rsidRPr="001748C4">
            <w:rPr>
              <w:rFonts w:ascii="Times New Roman" w:hAnsi="Times New Roman" w:cs="Times New Roman"/>
              <w:sz w:val="24"/>
              <w:szCs w:val="24"/>
            </w:rPr>
            <w:fldChar w:fldCharType="begin"/>
          </w:r>
          <w:r w:rsidRPr="001748C4">
            <w:rPr>
              <w:rFonts w:ascii="Times New Roman" w:hAnsi="Times New Roman" w:cs="Times New Roman"/>
              <w:sz w:val="24"/>
              <w:szCs w:val="24"/>
            </w:rPr>
            <w:instrText xml:space="preserve"> CITATION Bow221 \l 1033 </w:instrText>
          </w:r>
          <w:r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(Bowling, 2022)</w:t>
          </w:r>
          <w:r w:rsidRPr="001748C4">
            <w:rPr>
              <w:rFonts w:ascii="Times New Roman" w:hAnsi="Times New Roman" w:cs="Times New Roman"/>
              <w:sz w:val="24"/>
              <w:szCs w:val="24"/>
            </w:rPr>
            <w:fldChar w:fldCharType="end"/>
          </w:r>
        </w:sdtContent>
      </w:sdt>
      <w:r w:rsidRPr="001748C4">
        <w:rPr>
          <w:rFonts w:ascii="Times New Roman" w:hAnsi="Times New Roman" w:cs="Times New Roman"/>
          <w:sz w:val="24"/>
          <w:szCs w:val="24"/>
        </w:rPr>
        <w:t>. After reviewing and classifying responses based on study objectives, frequencies and percentages for different variables were computed to highlight patterns in corporate governance practices and their impact on profitability.</w:t>
      </w:r>
    </w:p>
    <w:p w14:paraId="6AA17097" w14:textId="4450CE40" w:rsidR="001E7DBC" w:rsidRPr="003E5BA1" w:rsidRDefault="008A6676" w:rsidP="00F97EE7">
      <w:pPr>
        <w:pStyle w:val="Heading1"/>
        <w:spacing w:line="360" w:lineRule="auto"/>
        <w:ind w:left="0"/>
        <w:jc w:val="both"/>
        <w:rPr>
          <w:rFonts w:ascii="Times New Roman" w:hAnsi="Times New Roman" w:cs="Times New Roman"/>
          <w:b w:val="0"/>
          <w:bCs w:val="0"/>
        </w:rPr>
      </w:pPr>
      <w:bookmarkStart w:id="122" w:name="_Toc202527976"/>
      <w:r w:rsidRPr="003E5BA1">
        <w:rPr>
          <w:rFonts w:ascii="Times New Roman" w:hAnsi="Times New Roman" w:cs="Times New Roman"/>
        </w:rPr>
        <w:t>3.7 Data analysis</w:t>
      </w:r>
      <w:bookmarkEnd w:id="112"/>
      <w:bookmarkEnd w:id="113"/>
      <w:bookmarkEnd w:id="114"/>
      <w:bookmarkEnd w:id="115"/>
      <w:bookmarkEnd w:id="116"/>
      <w:bookmarkEnd w:id="117"/>
      <w:bookmarkEnd w:id="118"/>
      <w:bookmarkEnd w:id="119"/>
      <w:r w:rsidRPr="003E5BA1">
        <w:rPr>
          <w:rFonts w:ascii="Times New Roman" w:hAnsi="Times New Roman" w:cs="Times New Roman"/>
        </w:rPr>
        <w:t xml:space="preserve"> method</w:t>
      </w:r>
      <w:bookmarkEnd w:id="120"/>
      <w:bookmarkEnd w:id="121"/>
      <w:bookmarkEnd w:id="122"/>
    </w:p>
    <w:p w14:paraId="698C009B" w14:textId="733A7F0C" w:rsidR="003F6576" w:rsidRDefault="0032243B" w:rsidP="001748C4">
      <w:pPr>
        <w:spacing w:line="360" w:lineRule="auto"/>
        <w:jc w:val="both"/>
        <w:rPr>
          <w:rFonts w:ascii="Times New Roman" w:hAnsi="Times New Roman" w:cs="Times New Roman"/>
          <w:b/>
          <w:bCs/>
          <w:sz w:val="24"/>
          <w:szCs w:val="24"/>
        </w:rPr>
      </w:pPr>
      <w:bookmarkStart w:id="123" w:name="_Toc378084140"/>
      <w:bookmarkStart w:id="124" w:name="_Toc465766616"/>
      <w:bookmarkStart w:id="125" w:name="_Toc476840057"/>
      <w:bookmarkStart w:id="126" w:name="_Toc530875930"/>
      <w:bookmarkStart w:id="127" w:name="_Toc30559476"/>
      <w:r w:rsidRPr="001748C4">
        <w:rPr>
          <w:rFonts w:ascii="Times New Roman" w:hAnsi="Times New Roman" w:cs="Times New Roman"/>
          <w:sz w:val="24"/>
          <w:szCs w:val="24"/>
        </w:rPr>
        <w:t xml:space="preserve">Data analysis methods provide a framework for interpreting economic and organizational realities </w:t>
      </w:r>
      <w:sdt>
        <w:sdtPr>
          <w:rPr>
            <w:rFonts w:ascii="Times New Roman" w:hAnsi="Times New Roman" w:cs="Times New Roman"/>
            <w:sz w:val="24"/>
            <w:szCs w:val="24"/>
          </w:rPr>
          <w:id w:val="608856763"/>
          <w:citation/>
        </w:sdtPr>
        <w:sdtContent>
          <w:r w:rsidRPr="001748C4">
            <w:rPr>
              <w:rFonts w:ascii="Times New Roman" w:hAnsi="Times New Roman" w:cs="Times New Roman"/>
              <w:sz w:val="24"/>
              <w:szCs w:val="24"/>
            </w:rPr>
            <w:fldChar w:fldCharType="begin"/>
          </w:r>
          <w:r w:rsidRPr="001748C4">
            <w:rPr>
              <w:rFonts w:ascii="Times New Roman" w:hAnsi="Times New Roman" w:cs="Times New Roman"/>
              <w:sz w:val="24"/>
              <w:szCs w:val="24"/>
            </w:rPr>
            <w:instrText xml:space="preserve"> CITATION Kan21 \l 1033 </w:instrText>
          </w:r>
          <w:r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(Kane, 2021)</w:t>
          </w:r>
          <w:r w:rsidRPr="001748C4">
            <w:rPr>
              <w:rFonts w:ascii="Times New Roman" w:hAnsi="Times New Roman" w:cs="Times New Roman"/>
              <w:sz w:val="24"/>
              <w:szCs w:val="24"/>
            </w:rPr>
            <w:fldChar w:fldCharType="end"/>
          </w:r>
        </w:sdtContent>
      </w:sdt>
      <w:r w:rsidRPr="001748C4">
        <w:rPr>
          <w:rFonts w:ascii="Times New Roman" w:hAnsi="Times New Roman" w:cs="Times New Roman"/>
          <w:sz w:val="24"/>
          <w:szCs w:val="24"/>
        </w:rPr>
        <w:t>. This study will employ both analytical and synthetic methods, supplemented by qualitative and quantitative approaches</w:t>
      </w:r>
      <w:r w:rsidRPr="001748C4">
        <w:rPr>
          <w:rFonts w:ascii="Times New Roman" w:hAnsi="Times New Roman" w:cs="Times New Roman"/>
          <w:b/>
          <w:bCs/>
          <w:sz w:val="24"/>
          <w:szCs w:val="24"/>
        </w:rPr>
        <w:t>.</w:t>
      </w:r>
    </w:p>
    <w:p w14:paraId="23F44CBD" w14:textId="77777777" w:rsidR="00F97EE7" w:rsidRPr="001748C4" w:rsidRDefault="00F97EE7" w:rsidP="001748C4">
      <w:pPr>
        <w:spacing w:line="360" w:lineRule="auto"/>
        <w:jc w:val="both"/>
        <w:rPr>
          <w:rFonts w:ascii="Times New Roman" w:hAnsi="Times New Roman" w:cs="Times New Roman"/>
          <w:b/>
          <w:bCs/>
          <w:sz w:val="24"/>
          <w:szCs w:val="24"/>
        </w:rPr>
      </w:pPr>
    </w:p>
    <w:p w14:paraId="35526C6C" w14:textId="1A573843" w:rsidR="001E7DBC" w:rsidRPr="003E5BA1" w:rsidRDefault="001E7DBC" w:rsidP="003E5BA1">
      <w:pPr>
        <w:pStyle w:val="Heading1"/>
        <w:spacing w:line="360" w:lineRule="auto"/>
        <w:jc w:val="both"/>
        <w:rPr>
          <w:rFonts w:ascii="Times New Roman" w:hAnsi="Times New Roman" w:cs="Times New Roman"/>
          <w:b w:val="0"/>
          <w:bCs w:val="0"/>
        </w:rPr>
      </w:pPr>
      <w:bookmarkStart w:id="128" w:name="_Toc202527977"/>
      <w:r w:rsidRPr="003E5BA1">
        <w:rPr>
          <w:rFonts w:ascii="Times New Roman" w:hAnsi="Times New Roman" w:cs="Times New Roman"/>
        </w:rPr>
        <w:t>3.7.1 Analytical</w:t>
      </w:r>
      <w:bookmarkEnd w:id="123"/>
      <w:bookmarkEnd w:id="124"/>
      <w:bookmarkEnd w:id="125"/>
      <w:r w:rsidRPr="003E5BA1">
        <w:rPr>
          <w:rFonts w:ascii="Times New Roman" w:hAnsi="Times New Roman" w:cs="Times New Roman"/>
        </w:rPr>
        <w:t xml:space="preserve"> method</w:t>
      </w:r>
      <w:bookmarkEnd w:id="126"/>
      <w:bookmarkEnd w:id="127"/>
      <w:bookmarkEnd w:id="128"/>
    </w:p>
    <w:p w14:paraId="11C9112A" w14:textId="52B573C2" w:rsidR="003F6576" w:rsidRDefault="0032243B"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The analytical method systematically examines individual elements of corporate governance before assessing their collective impact on profitability </w:t>
      </w:r>
      <w:sdt>
        <w:sdtPr>
          <w:rPr>
            <w:rFonts w:ascii="Times New Roman" w:hAnsi="Times New Roman" w:cs="Times New Roman"/>
            <w:sz w:val="24"/>
            <w:szCs w:val="24"/>
          </w:rPr>
          <w:id w:val="-1408455292"/>
          <w:citation/>
        </w:sdtPr>
        <w:sdtContent>
          <w:r w:rsidRPr="001748C4">
            <w:rPr>
              <w:rFonts w:ascii="Times New Roman" w:hAnsi="Times New Roman" w:cs="Times New Roman"/>
              <w:sz w:val="24"/>
              <w:szCs w:val="24"/>
            </w:rPr>
            <w:fldChar w:fldCharType="begin"/>
          </w:r>
          <w:r w:rsidRPr="001748C4">
            <w:rPr>
              <w:rFonts w:ascii="Times New Roman" w:hAnsi="Times New Roman" w:cs="Times New Roman"/>
              <w:sz w:val="24"/>
              <w:szCs w:val="24"/>
            </w:rPr>
            <w:instrText xml:space="preserve"> CITATION Fie201 \l 1033 </w:instrText>
          </w:r>
          <w:r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(Field, 2020)</w:t>
          </w:r>
          <w:r w:rsidRPr="001748C4">
            <w:rPr>
              <w:rFonts w:ascii="Times New Roman" w:hAnsi="Times New Roman" w:cs="Times New Roman"/>
              <w:sz w:val="24"/>
              <w:szCs w:val="24"/>
            </w:rPr>
            <w:fldChar w:fldCharType="end"/>
          </w:r>
        </w:sdtContent>
      </w:sdt>
      <w:r w:rsidRPr="001748C4">
        <w:rPr>
          <w:rFonts w:ascii="Times New Roman" w:hAnsi="Times New Roman" w:cs="Times New Roman"/>
          <w:sz w:val="24"/>
          <w:szCs w:val="24"/>
        </w:rPr>
        <w:t>. This approach will test hypotheses regarding governance-performance linkages.</w:t>
      </w:r>
    </w:p>
    <w:p w14:paraId="2895A120" w14:textId="77777777" w:rsidR="00F97EE7" w:rsidRPr="001748C4" w:rsidRDefault="00F97EE7" w:rsidP="001748C4">
      <w:pPr>
        <w:spacing w:line="360" w:lineRule="auto"/>
        <w:jc w:val="both"/>
        <w:rPr>
          <w:rFonts w:ascii="Times New Roman" w:hAnsi="Times New Roman" w:cs="Times New Roman"/>
          <w:sz w:val="24"/>
          <w:szCs w:val="24"/>
        </w:rPr>
      </w:pPr>
    </w:p>
    <w:p w14:paraId="0C34604E" w14:textId="5A25C791" w:rsidR="001E7DBC" w:rsidRPr="003E5BA1" w:rsidRDefault="001E7DBC" w:rsidP="003E5BA1">
      <w:pPr>
        <w:pStyle w:val="Heading1"/>
        <w:spacing w:line="360" w:lineRule="auto"/>
        <w:jc w:val="both"/>
        <w:rPr>
          <w:rFonts w:ascii="Times New Roman" w:hAnsi="Times New Roman" w:cs="Times New Roman"/>
          <w:b w:val="0"/>
          <w:bCs w:val="0"/>
        </w:rPr>
      </w:pPr>
      <w:bookmarkStart w:id="129" w:name="_Toc202527978"/>
      <w:r w:rsidRPr="003E5BA1">
        <w:rPr>
          <w:rFonts w:ascii="Times New Roman" w:hAnsi="Times New Roman" w:cs="Times New Roman"/>
        </w:rPr>
        <w:t>3.7.2 Synthetic method</w:t>
      </w:r>
      <w:bookmarkEnd w:id="129"/>
    </w:p>
    <w:p w14:paraId="5970E581" w14:textId="1589A9AA" w:rsidR="003F6576" w:rsidRDefault="00A823B4" w:rsidP="001748C4">
      <w:pPr>
        <w:spacing w:line="360" w:lineRule="auto"/>
        <w:jc w:val="both"/>
        <w:rPr>
          <w:rFonts w:ascii="Times New Roman" w:hAnsi="Times New Roman" w:cs="Times New Roman"/>
          <w:sz w:val="24"/>
          <w:szCs w:val="24"/>
        </w:rPr>
      </w:pPr>
      <w:bookmarkStart w:id="130" w:name="_Toc498091788"/>
      <w:bookmarkStart w:id="131" w:name="_Toc30559478"/>
      <w:bookmarkStart w:id="132" w:name="_Toc530875932"/>
      <w:bookmarkStart w:id="133" w:name="_Toc474967372"/>
      <w:bookmarkStart w:id="134" w:name="_Toc474966687"/>
      <w:bookmarkStart w:id="135" w:name="_Toc476840059"/>
      <w:bookmarkStart w:id="136" w:name="_Toc475020645"/>
      <w:r w:rsidRPr="001748C4">
        <w:rPr>
          <w:rFonts w:ascii="Times New Roman" w:hAnsi="Times New Roman" w:cs="Times New Roman"/>
          <w:sz w:val="24"/>
          <w:szCs w:val="24"/>
        </w:rPr>
        <w:t xml:space="preserve">The synthetic method integrates analyzed components into a unified framework to assess their overall effect on profitability </w:t>
      </w:r>
      <w:sdt>
        <w:sdtPr>
          <w:rPr>
            <w:rFonts w:ascii="Times New Roman" w:hAnsi="Times New Roman" w:cs="Times New Roman"/>
            <w:sz w:val="24"/>
            <w:szCs w:val="24"/>
          </w:rPr>
          <w:id w:val="-701634935"/>
          <w:citation/>
        </w:sdtPr>
        <w:sdtContent>
          <w:r w:rsidRPr="001748C4">
            <w:rPr>
              <w:rFonts w:ascii="Times New Roman" w:hAnsi="Times New Roman" w:cs="Times New Roman"/>
              <w:sz w:val="24"/>
              <w:szCs w:val="24"/>
            </w:rPr>
            <w:fldChar w:fldCharType="begin"/>
          </w:r>
          <w:r w:rsidRPr="001748C4">
            <w:rPr>
              <w:rFonts w:ascii="Times New Roman" w:hAnsi="Times New Roman" w:cs="Times New Roman"/>
              <w:sz w:val="24"/>
              <w:szCs w:val="24"/>
            </w:rPr>
            <w:instrText xml:space="preserve"> CITATION Fie201 \l 1033 </w:instrText>
          </w:r>
          <w:r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(Field, 2020)</w:t>
          </w:r>
          <w:r w:rsidRPr="001748C4">
            <w:rPr>
              <w:rFonts w:ascii="Times New Roman" w:hAnsi="Times New Roman" w:cs="Times New Roman"/>
              <w:sz w:val="24"/>
              <w:szCs w:val="24"/>
            </w:rPr>
            <w:fldChar w:fldCharType="end"/>
          </w:r>
        </w:sdtContent>
      </w:sdt>
      <w:r w:rsidRPr="001748C4">
        <w:rPr>
          <w:rFonts w:ascii="Times New Roman" w:hAnsi="Times New Roman" w:cs="Times New Roman"/>
          <w:sz w:val="24"/>
          <w:szCs w:val="24"/>
        </w:rPr>
        <w:t>. This method will synthesize findings to derive actionable insights for insurance firms.</w:t>
      </w:r>
    </w:p>
    <w:p w14:paraId="2DF7C267" w14:textId="77777777" w:rsidR="00F97EE7" w:rsidRPr="001748C4" w:rsidRDefault="00F97EE7" w:rsidP="001748C4">
      <w:pPr>
        <w:spacing w:line="360" w:lineRule="auto"/>
        <w:jc w:val="both"/>
        <w:rPr>
          <w:rFonts w:ascii="Times New Roman" w:hAnsi="Times New Roman" w:cs="Times New Roman"/>
          <w:sz w:val="24"/>
          <w:szCs w:val="24"/>
        </w:rPr>
      </w:pPr>
    </w:p>
    <w:p w14:paraId="74937362" w14:textId="69A426C9" w:rsidR="001E7DBC" w:rsidRPr="003E5BA1" w:rsidRDefault="001E7DBC" w:rsidP="003E5BA1">
      <w:pPr>
        <w:pStyle w:val="Heading1"/>
        <w:spacing w:line="360" w:lineRule="auto"/>
        <w:jc w:val="both"/>
        <w:rPr>
          <w:rFonts w:ascii="Times New Roman" w:hAnsi="Times New Roman" w:cs="Times New Roman"/>
          <w:b w:val="0"/>
          <w:bCs w:val="0"/>
        </w:rPr>
      </w:pPr>
      <w:bookmarkStart w:id="137" w:name="_Toc202527979"/>
      <w:r w:rsidRPr="003E5BA1">
        <w:rPr>
          <w:rFonts w:ascii="Times New Roman" w:hAnsi="Times New Roman" w:cs="Times New Roman"/>
        </w:rPr>
        <w:t>3.7.3 Qualitative methods</w:t>
      </w:r>
      <w:bookmarkEnd w:id="130"/>
      <w:bookmarkEnd w:id="131"/>
      <w:bookmarkEnd w:id="132"/>
      <w:bookmarkEnd w:id="137"/>
    </w:p>
    <w:p w14:paraId="2AD448E4" w14:textId="12780777" w:rsidR="003F6576" w:rsidRPr="001748C4" w:rsidRDefault="00A823B4" w:rsidP="001748C4">
      <w:pPr>
        <w:spacing w:line="360" w:lineRule="auto"/>
        <w:jc w:val="both"/>
        <w:rPr>
          <w:rFonts w:ascii="Times New Roman" w:hAnsi="Times New Roman" w:cs="Times New Roman"/>
          <w:sz w:val="24"/>
          <w:szCs w:val="24"/>
        </w:rPr>
      </w:pPr>
      <w:bookmarkStart w:id="138" w:name="_Toc530875933"/>
      <w:bookmarkStart w:id="139" w:name="_Toc30559479"/>
      <w:r w:rsidRPr="001748C4">
        <w:rPr>
          <w:rFonts w:ascii="Times New Roman" w:hAnsi="Times New Roman" w:cs="Times New Roman"/>
          <w:sz w:val="24"/>
          <w:szCs w:val="24"/>
        </w:rPr>
        <w:t xml:space="preserve">Qualitative methods will explore non-numerical aspects, such as managerial perceptions of governance effectiveness </w:t>
      </w:r>
      <w:sdt>
        <w:sdtPr>
          <w:rPr>
            <w:rFonts w:ascii="Times New Roman" w:hAnsi="Times New Roman" w:cs="Times New Roman"/>
            <w:sz w:val="24"/>
            <w:szCs w:val="24"/>
          </w:rPr>
          <w:id w:val="-583375951"/>
          <w:citation/>
        </w:sdtPr>
        <w:sdtContent>
          <w:r w:rsidRPr="001748C4">
            <w:rPr>
              <w:rFonts w:ascii="Times New Roman" w:hAnsi="Times New Roman" w:cs="Times New Roman"/>
              <w:sz w:val="24"/>
              <w:szCs w:val="24"/>
            </w:rPr>
            <w:fldChar w:fldCharType="begin"/>
          </w:r>
          <w:r w:rsidRPr="001748C4">
            <w:rPr>
              <w:rFonts w:ascii="Times New Roman" w:hAnsi="Times New Roman" w:cs="Times New Roman"/>
              <w:sz w:val="24"/>
              <w:szCs w:val="24"/>
            </w:rPr>
            <w:instrText xml:space="preserve"> CITATION Bow221 \l 1033 </w:instrText>
          </w:r>
          <w:r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(Bowling, 2022)</w:t>
          </w:r>
          <w:r w:rsidRPr="001748C4">
            <w:rPr>
              <w:rFonts w:ascii="Times New Roman" w:hAnsi="Times New Roman" w:cs="Times New Roman"/>
              <w:sz w:val="24"/>
              <w:szCs w:val="24"/>
            </w:rPr>
            <w:fldChar w:fldCharType="end"/>
          </w:r>
        </w:sdtContent>
      </w:sdt>
      <w:r w:rsidRPr="001748C4">
        <w:rPr>
          <w:rFonts w:ascii="Times New Roman" w:hAnsi="Times New Roman" w:cs="Times New Roman"/>
          <w:sz w:val="24"/>
          <w:szCs w:val="24"/>
        </w:rPr>
        <w:t>. In-depth interviews with executives and regulators will provide insights into governance challenges and best practices. Thematic analysis will identify recurring patterns in responses regarding governance structures and their impact on financial performance.</w:t>
      </w:r>
    </w:p>
    <w:p w14:paraId="3F2BA23E" w14:textId="5B2162B3" w:rsidR="001E7DBC" w:rsidRPr="003E5BA1" w:rsidRDefault="001E7DBC" w:rsidP="003E5BA1">
      <w:pPr>
        <w:pStyle w:val="Heading1"/>
        <w:spacing w:line="360" w:lineRule="auto"/>
        <w:jc w:val="both"/>
        <w:rPr>
          <w:rFonts w:ascii="Times New Roman" w:hAnsi="Times New Roman" w:cs="Times New Roman"/>
          <w:b w:val="0"/>
          <w:bCs w:val="0"/>
        </w:rPr>
      </w:pPr>
      <w:bookmarkStart w:id="140" w:name="_Toc202527980"/>
      <w:r w:rsidRPr="003E5BA1">
        <w:rPr>
          <w:rFonts w:ascii="Times New Roman" w:hAnsi="Times New Roman" w:cs="Times New Roman"/>
        </w:rPr>
        <w:lastRenderedPageBreak/>
        <w:t xml:space="preserve">3.7.4 </w:t>
      </w:r>
      <w:bookmarkEnd w:id="133"/>
      <w:bookmarkEnd w:id="134"/>
      <w:bookmarkEnd w:id="135"/>
      <w:bookmarkEnd w:id="136"/>
      <w:r w:rsidRPr="003E5BA1">
        <w:rPr>
          <w:rFonts w:ascii="Times New Roman" w:hAnsi="Times New Roman" w:cs="Times New Roman"/>
        </w:rPr>
        <w:t>Quantitative method</w:t>
      </w:r>
      <w:bookmarkEnd w:id="138"/>
      <w:bookmarkEnd w:id="139"/>
      <w:bookmarkEnd w:id="140"/>
    </w:p>
    <w:p w14:paraId="3E3896E7" w14:textId="36DC33DA" w:rsidR="004E1F4A" w:rsidRPr="001748C4" w:rsidRDefault="001E7DBC" w:rsidP="001748C4">
      <w:pPr>
        <w:spacing w:line="360" w:lineRule="auto"/>
        <w:jc w:val="both"/>
        <w:rPr>
          <w:rFonts w:ascii="Times New Roman" w:hAnsi="Times New Roman" w:cs="Times New Roman"/>
          <w:sz w:val="24"/>
          <w:szCs w:val="24"/>
          <w:lang w:val="en-GB"/>
        </w:rPr>
      </w:pPr>
      <w:r w:rsidRPr="001748C4">
        <w:rPr>
          <w:rFonts w:ascii="Times New Roman" w:hAnsi="Times New Roman" w:cs="Times New Roman"/>
          <w:sz w:val="24"/>
          <w:szCs w:val="24"/>
        </w:rPr>
        <w:t xml:space="preserve">According to Hoel (2021), the testing of hypotheses stated in this research, the descriptive statistic tools can be used in order to find out the relationship between the corporate governance activities which is the independent variable and </w:t>
      </w:r>
      <w:r w:rsidR="00937EE2" w:rsidRPr="001748C4">
        <w:rPr>
          <w:rFonts w:ascii="Times New Roman" w:hAnsi="Times New Roman" w:cs="Times New Roman"/>
          <w:sz w:val="24"/>
          <w:szCs w:val="24"/>
        </w:rPr>
        <w:t>insurance company’s profitability</w:t>
      </w:r>
      <w:r w:rsidRPr="001748C4">
        <w:rPr>
          <w:rFonts w:ascii="Times New Roman" w:hAnsi="Times New Roman" w:cs="Times New Roman"/>
          <w:sz w:val="24"/>
          <w:szCs w:val="24"/>
        </w:rPr>
        <w:t xml:space="preserve">: dependable variable. </w:t>
      </w:r>
      <w:r w:rsidRPr="001748C4">
        <w:rPr>
          <w:rFonts w:ascii="Times New Roman" w:hAnsi="Times New Roman" w:cs="Times New Roman"/>
          <w:sz w:val="24"/>
          <w:szCs w:val="24"/>
          <w:lang w:val="en-GB"/>
        </w:rPr>
        <w:t xml:space="preserve">Data collected after that edited and coding, data was input into the Statistical Package for Social Sciences (SPSS) for analysis. SPSS </w:t>
      </w:r>
      <w:r w:rsidR="00A823B4" w:rsidRPr="001748C4">
        <w:rPr>
          <w:rFonts w:ascii="Times New Roman" w:hAnsi="Times New Roman" w:cs="Times New Roman"/>
          <w:sz w:val="24"/>
          <w:szCs w:val="24"/>
          <w:lang w:val="en-GB"/>
        </w:rPr>
        <w:t>will</w:t>
      </w:r>
      <w:r w:rsidRPr="001748C4">
        <w:rPr>
          <w:rFonts w:ascii="Times New Roman" w:hAnsi="Times New Roman" w:cs="Times New Roman"/>
          <w:sz w:val="24"/>
          <w:szCs w:val="24"/>
        </w:rPr>
        <w:t xml:space="preserve"> be use</w:t>
      </w:r>
      <w:r w:rsidRPr="001748C4">
        <w:rPr>
          <w:rFonts w:ascii="Times New Roman" w:hAnsi="Times New Roman" w:cs="Times New Roman"/>
          <w:sz w:val="24"/>
          <w:szCs w:val="24"/>
          <w:lang w:val="en-GB"/>
        </w:rPr>
        <w:t xml:space="preserve"> to calculate the descriptive statistics and frequencies. Both quantitative and qualitative data was coded summarized and presented using appropriate tools before a meaningful comparison and conclusion could be drawn. In this study, statistical analyses will be performed using descriptive statistics and regression analysis to explore the relationship between </w:t>
      </w:r>
      <w:r w:rsidR="00937EE2" w:rsidRPr="001748C4">
        <w:rPr>
          <w:rFonts w:ascii="Times New Roman" w:hAnsi="Times New Roman" w:cs="Times New Roman"/>
          <w:sz w:val="24"/>
          <w:szCs w:val="24"/>
          <w:lang w:val="en-GB"/>
        </w:rPr>
        <w:t>corporate governance</w:t>
      </w:r>
      <w:r w:rsidRPr="001748C4">
        <w:rPr>
          <w:rFonts w:ascii="Times New Roman" w:hAnsi="Times New Roman" w:cs="Times New Roman"/>
          <w:sz w:val="24"/>
          <w:szCs w:val="24"/>
          <w:lang w:val="en-GB"/>
        </w:rPr>
        <w:t xml:space="preserve"> and </w:t>
      </w:r>
      <w:r w:rsidR="00937EE2" w:rsidRPr="001748C4">
        <w:rPr>
          <w:rFonts w:ascii="Times New Roman" w:hAnsi="Times New Roman" w:cs="Times New Roman"/>
          <w:sz w:val="24"/>
          <w:szCs w:val="24"/>
          <w:lang w:val="en-GB"/>
        </w:rPr>
        <w:t>profitability</w:t>
      </w:r>
      <w:r w:rsidRPr="001748C4">
        <w:rPr>
          <w:rFonts w:ascii="Times New Roman" w:hAnsi="Times New Roman" w:cs="Times New Roman"/>
          <w:sz w:val="24"/>
          <w:szCs w:val="24"/>
          <w:lang w:val="en-GB"/>
        </w:rPr>
        <w:t xml:space="preserve">. </w:t>
      </w:r>
    </w:p>
    <w:p w14:paraId="667748B1" w14:textId="226402ED" w:rsidR="001E7DBC" w:rsidRPr="001748C4" w:rsidRDefault="001E7DBC" w:rsidP="001748C4">
      <w:pPr>
        <w:spacing w:line="360" w:lineRule="auto"/>
        <w:jc w:val="both"/>
        <w:rPr>
          <w:rFonts w:ascii="Times New Roman" w:hAnsi="Times New Roman" w:cs="Times New Roman"/>
          <w:sz w:val="24"/>
          <w:szCs w:val="24"/>
          <w:lang w:val="en-GB"/>
        </w:rPr>
      </w:pPr>
      <w:r w:rsidRPr="001748C4">
        <w:rPr>
          <w:rFonts w:ascii="Times New Roman" w:hAnsi="Times New Roman" w:cs="Times New Roman"/>
          <w:sz w:val="24"/>
          <w:szCs w:val="24"/>
          <w:lang w:val="en-GB"/>
        </w:rPr>
        <w:t xml:space="preserve">The descriptive statistics will summarize the data using measures such as frequencies, percentages, and means to provide an overview of the trends and characteristics of the respondents' answers. To assess the </w:t>
      </w:r>
      <w:r w:rsidR="00937EE2" w:rsidRPr="001748C4">
        <w:rPr>
          <w:rFonts w:ascii="Times New Roman" w:hAnsi="Times New Roman" w:cs="Times New Roman"/>
          <w:sz w:val="24"/>
          <w:szCs w:val="24"/>
          <w:lang w:val="en-GB"/>
        </w:rPr>
        <w:t>role of corporate governance to the profitability of insurance company</w:t>
      </w:r>
      <w:r w:rsidRPr="001748C4">
        <w:rPr>
          <w:rFonts w:ascii="Times New Roman" w:hAnsi="Times New Roman" w:cs="Times New Roman"/>
          <w:sz w:val="24"/>
          <w:szCs w:val="24"/>
          <w:lang w:val="en-GB"/>
        </w:rPr>
        <w:t>, regression analysis will be used to determine the strength and nature of the relationship between key variables. Regression analysis helps identify how one or more independent variables influence a dependent variable, allowing for an understanding of the</w:t>
      </w:r>
      <w:r w:rsidR="003B2939" w:rsidRPr="001748C4">
        <w:rPr>
          <w:rFonts w:ascii="Times New Roman" w:hAnsi="Times New Roman" w:cs="Times New Roman"/>
          <w:sz w:val="24"/>
          <w:szCs w:val="24"/>
          <w:lang w:val="en-GB"/>
        </w:rPr>
        <w:t xml:space="preserve"> role of corporate governance to the profitability of insurance company</w:t>
      </w:r>
      <w:r w:rsidRPr="001748C4">
        <w:rPr>
          <w:rFonts w:ascii="Times New Roman" w:hAnsi="Times New Roman" w:cs="Times New Roman"/>
          <w:sz w:val="24"/>
          <w:szCs w:val="24"/>
          <w:lang w:val="en-GB"/>
        </w:rPr>
        <w:t>.</w:t>
      </w:r>
      <w:r w:rsidR="003B2939" w:rsidRPr="001748C4">
        <w:rPr>
          <w:rFonts w:ascii="Times New Roman" w:hAnsi="Times New Roman" w:cs="Times New Roman"/>
          <w:sz w:val="24"/>
          <w:szCs w:val="24"/>
          <w:lang w:val="en-GB"/>
        </w:rPr>
        <w:t xml:space="preserve"> </w:t>
      </w:r>
      <w:r w:rsidRPr="001748C4">
        <w:rPr>
          <w:rFonts w:ascii="Times New Roman" w:hAnsi="Times New Roman" w:cs="Times New Roman"/>
          <w:sz w:val="24"/>
          <w:szCs w:val="24"/>
          <w:lang w:val="en-GB"/>
        </w:rPr>
        <w:t xml:space="preserve">The regression model </w:t>
      </w:r>
      <w:r w:rsidRPr="001748C4">
        <w:rPr>
          <w:rFonts w:ascii="Times New Roman" w:hAnsi="Times New Roman" w:cs="Times New Roman"/>
          <w:sz w:val="24"/>
          <w:szCs w:val="24"/>
        </w:rPr>
        <w:t xml:space="preserve">will be </w:t>
      </w:r>
      <w:r w:rsidRPr="001748C4">
        <w:rPr>
          <w:rFonts w:ascii="Times New Roman" w:hAnsi="Times New Roman" w:cs="Times New Roman"/>
          <w:sz w:val="24"/>
          <w:szCs w:val="24"/>
          <w:lang w:val="en-GB"/>
        </w:rPr>
        <w:t xml:space="preserve">use is expressed in the following equation: </w:t>
      </w:r>
    </w:p>
    <w:p w14:paraId="05E1423B" w14:textId="77777777" w:rsidR="003F6576" w:rsidRPr="001748C4" w:rsidRDefault="003F6576" w:rsidP="001748C4">
      <w:pPr>
        <w:spacing w:line="360" w:lineRule="auto"/>
        <w:jc w:val="both"/>
        <w:rPr>
          <w:rFonts w:ascii="Times New Roman" w:hAnsi="Times New Roman" w:cs="Times New Roman"/>
          <w:sz w:val="24"/>
          <w:szCs w:val="24"/>
        </w:rPr>
      </w:pPr>
    </w:p>
    <w:p w14:paraId="092C9EFF" w14:textId="2CFD20D4" w:rsidR="001E7DBC" w:rsidRPr="001748C4" w:rsidRDefault="001E7DBC" w:rsidP="001748C4">
      <w:pPr>
        <w:spacing w:line="360" w:lineRule="auto"/>
        <w:jc w:val="both"/>
        <w:rPr>
          <w:rFonts w:ascii="Times New Roman" w:hAnsi="Times New Roman" w:cs="Times New Roman"/>
          <w:sz w:val="24"/>
          <w:szCs w:val="24"/>
          <w:lang w:val="es-ES"/>
        </w:rPr>
      </w:pPr>
      <w:r w:rsidRPr="001748C4">
        <w:rPr>
          <w:rFonts w:ascii="Times New Roman" w:hAnsi="Times New Roman" w:cs="Times New Roman"/>
          <w:sz w:val="24"/>
          <w:szCs w:val="24"/>
          <w:lang w:val="es-ES"/>
        </w:rPr>
        <w:t xml:space="preserve">Y = </w:t>
      </w:r>
      <w:r w:rsidRPr="001748C4">
        <w:rPr>
          <w:rFonts w:ascii="Times New Roman" w:hAnsi="Times New Roman" w:cs="Times New Roman"/>
          <w:sz w:val="24"/>
          <w:szCs w:val="24"/>
          <w:lang w:val="en-GB"/>
        </w:rPr>
        <w:t>β</w:t>
      </w:r>
      <w:r w:rsidRPr="001748C4">
        <w:rPr>
          <w:rFonts w:ascii="Times New Roman" w:hAnsi="Times New Roman" w:cs="Times New Roman"/>
          <w:sz w:val="24"/>
          <w:szCs w:val="24"/>
          <w:lang w:val="es-ES"/>
        </w:rPr>
        <w:t xml:space="preserve">o + </w:t>
      </w:r>
      <w:r w:rsidRPr="001748C4">
        <w:rPr>
          <w:rFonts w:ascii="Times New Roman" w:hAnsi="Times New Roman" w:cs="Times New Roman"/>
          <w:sz w:val="24"/>
          <w:szCs w:val="24"/>
          <w:lang w:val="en-GB"/>
        </w:rPr>
        <w:t>β</w:t>
      </w:r>
      <w:r w:rsidRPr="001748C4">
        <w:rPr>
          <w:rFonts w:ascii="Times New Roman" w:hAnsi="Times New Roman" w:cs="Times New Roman"/>
          <w:sz w:val="24"/>
          <w:szCs w:val="24"/>
          <w:vertAlign w:val="subscript"/>
          <w:lang w:val="es-ES"/>
        </w:rPr>
        <w:t>1</w:t>
      </w:r>
      <w:r w:rsidRPr="001748C4">
        <w:rPr>
          <w:rFonts w:ascii="Times New Roman" w:hAnsi="Times New Roman" w:cs="Times New Roman"/>
          <w:sz w:val="24"/>
          <w:szCs w:val="24"/>
          <w:lang w:val="es-ES"/>
        </w:rPr>
        <w:t>X</w:t>
      </w:r>
      <w:r w:rsidRPr="001748C4">
        <w:rPr>
          <w:rFonts w:ascii="Times New Roman" w:hAnsi="Times New Roman" w:cs="Times New Roman"/>
          <w:sz w:val="24"/>
          <w:szCs w:val="24"/>
          <w:vertAlign w:val="subscript"/>
          <w:lang w:val="es-ES"/>
        </w:rPr>
        <w:t>1</w:t>
      </w:r>
      <w:r w:rsidRPr="001748C4">
        <w:rPr>
          <w:rFonts w:ascii="Times New Roman" w:hAnsi="Times New Roman" w:cs="Times New Roman"/>
          <w:sz w:val="24"/>
          <w:szCs w:val="24"/>
          <w:lang w:val="es-ES"/>
        </w:rPr>
        <w:t xml:space="preserve">+ </w:t>
      </w:r>
      <w:r w:rsidRPr="001748C4">
        <w:rPr>
          <w:rFonts w:ascii="Times New Roman" w:hAnsi="Times New Roman" w:cs="Times New Roman"/>
          <w:sz w:val="24"/>
          <w:szCs w:val="24"/>
          <w:lang w:val="en-GB"/>
        </w:rPr>
        <w:t>β</w:t>
      </w:r>
      <w:r w:rsidRPr="001748C4">
        <w:rPr>
          <w:rFonts w:ascii="Times New Roman" w:hAnsi="Times New Roman" w:cs="Times New Roman"/>
          <w:sz w:val="24"/>
          <w:szCs w:val="24"/>
          <w:vertAlign w:val="subscript"/>
          <w:lang w:val="es-ES"/>
        </w:rPr>
        <w:t>2</w:t>
      </w:r>
      <w:r w:rsidRPr="001748C4">
        <w:rPr>
          <w:rFonts w:ascii="Times New Roman" w:hAnsi="Times New Roman" w:cs="Times New Roman"/>
          <w:sz w:val="24"/>
          <w:szCs w:val="24"/>
          <w:lang w:val="es-ES"/>
        </w:rPr>
        <w:t>X</w:t>
      </w:r>
      <w:r w:rsidRPr="001748C4">
        <w:rPr>
          <w:rFonts w:ascii="Times New Roman" w:hAnsi="Times New Roman" w:cs="Times New Roman"/>
          <w:sz w:val="24"/>
          <w:szCs w:val="24"/>
          <w:vertAlign w:val="subscript"/>
          <w:lang w:val="es-ES"/>
        </w:rPr>
        <w:t>2</w:t>
      </w:r>
      <w:r w:rsidRPr="001748C4">
        <w:rPr>
          <w:rFonts w:ascii="Times New Roman" w:hAnsi="Times New Roman" w:cs="Times New Roman"/>
          <w:sz w:val="24"/>
          <w:szCs w:val="24"/>
          <w:lang w:val="es-ES"/>
        </w:rPr>
        <w:t>+ e</w:t>
      </w:r>
    </w:p>
    <w:p w14:paraId="4DDC32E7" w14:textId="77777777" w:rsidR="003F6576" w:rsidRPr="001748C4" w:rsidRDefault="003F6576" w:rsidP="001748C4">
      <w:pPr>
        <w:spacing w:line="360" w:lineRule="auto"/>
        <w:jc w:val="both"/>
        <w:rPr>
          <w:rFonts w:ascii="Times New Roman" w:hAnsi="Times New Roman" w:cs="Times New Roman"/>
          <w:sz w:val="24"/>
          <w:szCs w:val="24"/>
          <w:lang w:val="es-ES"/>
        </w:rPr>
      </w:pPr>
    </w:p>
    <w:p w14:paraId="227E2BD6" w14:textId="2DB6836A" w:rsidR="003B2939" w:rsidRPr="001748C4" w:rsidRDefault="003B2939" w:rsidP="001748C4">
      <w:pPr>
        <w:spacing w:line="360" w:lineRule="auto"/>
        <w:jc w:val="both"/>
        <w:rPr>
          <w:rFonts w:ascii="Times New Roman" w:hAnsi="Times New Roman" w:cs="Times New Roman"/>
          <w:sz w:val="24"/>
          <w:szCs w:val="24"/>
          <w:lang w:val="es-ES"/>
        </w:rPr>
      </w:pPr>
      <w:r w:rsidRPr="001748C4">
        <w:rPr>
          <w:rFonts w:ascii="Times New Roman" w:hAnsi="Times New Roman" w:cs="Times New Roman"/>
          <w:sz w:val="24"/>
          <w:szCs w:val="24"/>
          <w:lang w:val="es-ES"/>
        </w:rPr>
        <w:t>Where:</w:t>
      </w:r>
    </w:p>
    <w:p w14:paraId="001DC633" w14:textId="77777777" w:rsidR="003B2939" w:rsidRPr="001748C4" w:rsidRDefault="003B2939"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Y=Profitability (ROA)</w:t>
      </w:r>
    </w:p>
    <w:p w14:paraId="6C25DF19" w14:textId="020B643F" w:rsidR="00A67422" w:rsidRPr="001748C4" w:rsidRDefault="003B2939"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X₁=Board</w:t>
      </w:r>
      <w:r w:rsidR="00A67422" w:rsidRPr="001748C4">
        <w:rPr>
          <w:rFonts w:ascii="Times New Roman" w:hAnsi="Times New Roman" w:cs="Times New Roman"/>
          <w:sz w:val="24"/>
          <w:szCs w:val="24"/>
        </w:rPr>
        <w:t xml:space="preserve"> Composition </w:t>
      </w:r>
    </w:p>
    <w:p w14:paraId="3D5CA9D7" w14:textId="7E5EDBF8" w:rsidR="00A67422" w:rsidRPr="001748C4" w:rsidRDefault="003B2939"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X₂=</w:t>
      </w:r>
      <w:r w:rsidR="00A67422" w:rsidRPr="001748C4">
        <w:rPr>
          <w:rFonts w:ascii="Times New Roman" w:hAnsi="Times New Roman" w:cs="Times New Roman"/>
          <w:sz w:val="24"/>
          <w:szCs w:val="24"/>
        </w:rPr>
        <w:t xml:space="preserve"> Executive Compensation  </w:t>
      </w:r>
    </w:p>
    <w:p w14:paraId="78B6A572" w14:textId="53EF5B49" w:rsidR="003B2939" w:rsidRPr="001748C4" w:rsidRDefault="003B2939"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8100A9" w:rsidRPr="001748C4">
        <w:rPr>
          <w:rFonts w:ascii="Times New Roman" w:hAnsi="Times New Roman" w:cs="Times New Roman"/>
          <w:sz w:val="24"/>
          <w:szCs w:val="24"/>
        </w:rPr>
        <w:t>X</w:t>
      </w:r>
      <w:r w:rsidRPr="001748C4">
        <w:rPr>
          <w:rFonts w:ascii="Times New Roman" w:hAnsi="Times New Roman" w:cs="Times New Roman"/>
          <w:sz w:val="24"/>
          <w:szCs w:val="24"/>
        </w:rPr>
        <w:t>₃</w:t>
      </w:r>
      <w:r w:rsidR="008100A9" w:rsidRPr="001748C4">
        <w:rPr>
          <w:rFonts w:ascii="Times New Roman" w:hAnsi="Times New Roman" w:cs="Times New Roman"/>
          <w:sz w:val="24"/>
          <w:szCs w:val="24"/>
        </w:rPr>
        <w:t>=</w:t>
      </w:r>
      <w:r w:rsidR="00A67422" w:rsidRPr="001748C4">
        <w:rPr>
          <w:rFonts w:ascii="Times New Roman" w:hAnsi="Times New Roman" w:cs="Times New Roman"/>
          <w:sz w:val="24"/>
          <w:szCs w:val="24"/>
        </w:rPr>
        <w:t xml:space="preserve"> Audit Practices</w:t>
      </w:r>
    </w:p>
    <w:p w14:paraId="427ABAC0" w14:textId="016D39CE" w:rsidR="00A67422" w:rsidRPr="001748C4" w:rsidRDefault="00A67422"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X4</w:t>
      </w:r>
      <w:r w:rsidRPr="003E5BA1">
        <w:rPr>
          <w:rFonts w:ascii="Times New Roman" w:hAnsi="Times New Roman" w:cs="Times New Roman"/>
          <w:sz w:val="24"/>
          <w:szCs w:val="24"/>
        </w:rPr>
        <w:t>=</w:t>
      </w:r>
      <w:r w:rsidRPr="001748C4">
        <w:rPr>
          <w:rFonts w:ascii="Times New Roman" w:hAnsi="Times New Roman" w:cs="Times New Roman"/>
          <w:sz w:val="24"/>
          <w:szCs w:val="24"/>
        </w:rPr>
        <w:t xml:space="preserve">Risk management  </w:t>
      </w:r>
    </w:p>
    <w:p w14:paraId="21829020" w14:textId="28B683DA" w:rsidR="003B2939" w:rsidRPr="001748C4" w:rsidRDefault="003B2939"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lang w:val="en-GB"/>
        </w:rPr>
        <w:t>β</w:t>
      </w:r>
      <w:r w:rsidRPr="001748C4">
        <w:rPr>
          <w:rFonts w:ascii="Times New Roman" w:hAnsi="Times New Roman" w:cs="Times New Roman"/>
          <w:sz w:val="24"/>
          <w:szCs w:val="24"/>
        </w:rPr>
        <w:t xml:space="preserve">o = Intercept </w:t>
      </w:r>
    </w:p>
    <w:p w14:paraId="28DFD373" w14:textId="77777777" w:rsidR="003B2939" w:rsidRPr="001748C4" w:rsidRDefault="003B2939"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e= error term  </w:t>
      </w:r>
    </w:p>
    <w:p w14:paraId="373032AF" w14:textId="77777777" w:rsidR="004E1F4A" w:rsidRDefault="003B2939" w:rsidP="001748C4">
      <w:pPr>
        <w:spacing w:line="360" w:lineRule="auto"/>
        <w:jc w:val="both"/>
        <w:rPr>
          <w:rFonts w:ascii="Times New Roman" w:hAnsi="Times New Roman" w:cs="Times New Roman"/>
          <w:sz w:val="24"/>
          <w:szCs w:val="24"/>
          <w:lang w:val="en-GB"/>
        </w:rPr>
      </w:pPr>
      <w:r w:rsidRPr="001748C4">
        <w:rPr>
          <w:rFonts w:ascii="Times New Roman" w:hAnsi="Times New Roman" w:cs="Times New Roman"/>
          <w:sz w:val="24"/>
          <w:szCs w:val="24"/>
          <w:lang w:val="en-GB"/>
        </w:rPr>
        <w:t>β</w:t>
      </w:r>
      <w:r w:rsidRPr="001748C4">
        <w:rPr>
          <w:rFonts w:ascii="Times New Roman" w:hAnsi="Times New Roman" w:cs="Times New Roman"/>
          <w:sz w:val="24"/>
          <w:szCs w:val="24"/>
          <w:vertAlign w:val="subscript"/>
          <w:lang w:val="en-GB"/>
        </w:rPr>
        <w:t>1</w:t>
      </w:r>
      <w:r w:rsidRPr="001748C4">
        <w:rPr>
          <w:rFonts w:ascii="Times New Roman" w:hAnsi="Times New Roman" w:cs="Times New Roman"/>
          <w:sz w:val="24"/>
          <w:szCs w:val="24"/>
          <w:lang w:val="en-GB"/>
        </w:rPr>
        <w:t>, β</w:t>
      </w:r>
      <w:r w:rsidRPr="001748C4">
        <w:rPr>
          <w:rFonts w:ascii="Times New Roman" w:hAnsi="Times New Roman" w:cs="Times New Roman"/>
          <w:sz w:val="24"/>
          <w:szCs w:val="24"/>
          <w:vertAlign w:val="subscript"/>
          <w:lang w:val="en-GB"/>
        </w:rPr>
        <w:t>2</w:t>
      </w:r>
      <w:r w:rsidRPr="001748C4">
        <w:rPr>
          <w:rFonts w:ascii="Times New Roman" w:hAnsi="Times New Roman" w:cs="Times New Roman"/>
          <w:sz w:val="24"/>
          <w:szCs w:val="24"/>
          <w:lang w:val="en-GB"/>
        </w:rPr>
        <w:t xml:space="preserve"> and β</w:t>
      </w:r>
      <w:r w:rsidRPr="001748C4">
        <w:rPr>
          <w:rFonts w:ascii="Times New Roman" w:hAnsi="Times New Roman" w:cs="Times New Roman"/>
          <w:sz w:val="24"/>
          <w:szCs w:val="24"/>
          <w:vertAlign w:val="subscript"/>
          <w:lang w:val="en-GB"/>
        </w:rPr>
        <w:t>3</w:t>
      </w:r>
      <w:r w:rsidRPr="001748C4">
        <w:rPr>
          <w:rFonts w:ascii="Times New Roman" w:hAnsi="Times New Roman" w:cs="Times New Roman"/>
          <w:sz w:val="24"/>
          <w:szCs w:val="24"/>
          <w:lang w:val="en-GB"/>
        </w:rPr>
        <w:t xml:space="preserve"> are Coefficients of independent variables.</w:t>
      </w:r>
    </w:p>
    <w:p w14:paraId="521D3F12" w14:textId="77777777" w:rsidR="00F97EE7" w:rsidRDefault="00F97EE7" w:rsidP="001748C4">
      <w:pPr>
        <w:spacing w:line="360" w:lineRule="auto"/>
        <w:jc w:val="both"/>
        <w:rPr>
          <w:rFonts w:ascii="Times New Roman" w:hAnsi="Times New Roman" w:cs="Times New Roman"/>
          <w:sz w:val="24"/>
          <w:szCs w:val="24"/>
          <w:lang w:val="en-GB"/>
        </w:rPr>
      </w:pPr>
    </w:p>
    <w:p w14:paraId="51EB57ED" w14:textId="77777777" w:rsidR="00F97EE7" w:rsidRDefault="00F97EE7" w:rsidP="001748C4">
      <w:pPr>
        <w:spacing w:line="360" w:lineRule="auto"/>
        <w:jc w:val="both"/>
        <w:rPr>
          <w:rFonts w:ascii="Times New Roman" w:hAnsi="Times New Roman" w:cs="Times New Roman"/>
          <w:sz w:val="24"/>
          <w:szCs w:val="24"/>
          <w:lang w:val="en-GB"/>
        </w:rPr>
      </w:pPr>
    </w:p>
    <w:p w14:paraId="220072F8" w14:textId="77777777" w:rsidR="00F97EE7" w:rsidRPr="001748C4" w:rsidRDefault="00F97EE7" w:rsidP="001748C4">
      <w:pPr>
        <w:spacing w:line="360" w:lineRule="auto"/>
        <w:jc w:val="both"/>
        <w:rPr>
          <w:rFonts w:ascii="Times New Roman" w:hAnsi="Times New Roman" w:cs="Times New Roman"/>
          <w:sz w:val="24"/>
          <w:szCs w:val="24"/>
          <w:lang w:val="en-GB"/>
        </w:rPr>
      </w:pPr>
    </w:p>
    <w:p w14:paraId="469D91E5" w14:textId="77777777" w:rsidR="004E1F4A" w:rsidRPr="003E5BA1" w:rsidRDefault="004E1F4A" w:rsidP="001748C4">
      <w:pPr>
        <w:spacing w:line="360" w:lineRule="auto"/>
        <w:jc w:val="both"/>
        <w:rPr>
          <w:rFonts w:ascii="Times New Roman" w:hAnsi="Times New Roman" w:cs="Times New Roman"/>
          <w:b/>
          <w:bCs/>
          <w:sz w:val="24"/>
          <w:szCs w:val="24"/>
          <w:lang w:val="en-GB"/>
        </w:rPr>
      </w:pPr>
    </w:p>
    <w:p w14:paraId="01EBB4BE" w14:textId="59F75B17" w:rsidR="004E1F4A" w:rsidRPr="00F97EE7" w:rsidRDefault="004E1F4A" w:rsidP="003E5BA1">
      <w:pPr>
        <w:pStyle w:val="Heading1"/>
        <w:rPr>
          <w:rFonts w:ascii="Times New Roman" w:hAnsi="Times New Roman" w:cs="Times New Roman"/>
        </w:rPr>
      </w:pPr>
      <w:bookmarkStart w:id="141" w:name="_Toc202527981"/>
      <w:r w:rsidRPr="00F97EE7">
        <w:rPr>
          <w:rFonts w:ascii="Times New Roman" w:hAnsi="Times New Roman" w:cs="Times New Roman"/>
        </w:rPr>
        <w:lastRenderedPageBreak/>
        <w:t>3.</w:t>
      </w:r>
      <w:r w:rsidR="00264CBB" w:rsidRPr="00F97EE7">
        <w:rPr>
          <w:rFonts w:ascii="Times New Roman" w:hAnsi="Times New Roman" w:cs="Times New Roman"/>
        </w:rPr>
        <w:t>8</w:t>
      </w:r>
      <w:r w:rsidR="003A5199" w:rsidRPr="00F97EE7">
        <w:rPr>
          <w:rStyle w:val="Heading1Char"/>
          <w:rFonts w:ascii="Times New Roman" w:hAnsi="Times New Roman" w:cs="Times New Roman"/>
        </w:rPr>
        <w:t xml:space="preserve"> </w:t>
      </w:r>
      <w:r w:rsidRPr="00F97EE7">
        <w:rPr>
          <w:rStyle w:val="Heading1Char"/>
          <w:rFonts w:ascii="Times New Roman" w:hAnsi="Times New Roman" w:cs="Times New Roman"/>
          <w:b/>
          <w:bCs/>
        </w:rPr>
        <w:t>Reliability and Validity</w:t>
      </w:r>
      <w:bookmarkEnd w:id="141"/>
    </w:p>
    <w:p w14:paraId="4A818363" w14:textId="77777777" w:rsidR="004E1F4A" w:rsidRPr="001748C4" w:rsidRDefault="004E1F4A" w:rsidP="001748C4">
      <w:pPr>
        <w:spacing w:line="360" w:lineRule="auto"/>
        <w:jc w:val="both"/>
        <w:rPr>
          <w:rFonts w:ascii="Times New Roman" w:hAnsi="Times New Roman" w:cs="Times New Roman"/>
          <w:sz w:val="24"/>
          <w:szCs w:val="24"/>
          <w:lang w:val="en-GB"/>
        </w:rPr>
      </w:pPr>
      <w:r w:rsidRPr="001748C4">
        <w:rPr>
          <w:rFonts w:ascii="Times New Roman" w:hAnsi="Times New Roman" w:cs="Times New Roman"/>
          <w:sz w:val="24"/>
          <w:szCs w:val="24"/>
          <w:lang w:val="en-GB"/>
        </w:rPr>
        <w:t>Assessing reliability and validity in the study is crucial for ensuring the trustworthiness and robustness of the findings. Transparency in data collection, measurement instruments, and data analysis methods is essential for reviewers and readers to evaluate the study’s credibility. Additionally, discussing the study’s limitations and potential sources of bias can further enhance the assessment of reliability and validity.</w:t>
      </w:r>
    </w:p>
    <w:p w14:paraId="659A46CE" w14:textId="77777777" w:rsidR="004E1F4A" w:rsidRPr="003E5BA1" w:rsidRDefault="004E1F4A" w:rsidP="001748C4">
      <w:pPr>
        <w:spacing w:line="360" w:lineRule="auto"/>
        <w:jc w:val="both"/>
        <w:rPr>
          <w:rFonts w:ascii="Times New Roman" w:hAnsi="Times New Roman" w:cs="Times New Roman"/>
          <w:b/>
          <w:bCs/>
          <w:sz w:val="24"/>
          <w:szCs w:val="24"/>
          <w:lang w:val="en-GB"/>
        </w:rPr>
      </w:pPr>
    </w:p>
    <w:p w14:paraId="6A9B3582" w14:textId="04F6F444" w:rsidR="004E1F4A" w:rsidRPr="003E5BA1" w:rsidRDefault="004E1F4A" w:rsidP="003E5BA1">
      <w:pPr>
        <w:pStyle w:val="Heading1"/>
        <w:rPr>
          <w:rFonts w:ascii="Times New Roman" w:hAnsi="Times New Roman" w:cs="Times New Roman"/>
        </w:rPr>
      </w:pPr>
      <w:bookmarkStart w:id="142" w:name="_Toc202527982"/>
      <w:r w:rsidRPr="003E5BA1">
        <w:rPr>
          <w:rFonts w:ascii="Times New Roman" w:hAnsi="Times New Roman" w:cs="Times New Roman"/>
        </w:rPr>
        <w:t>3.</w:t>
      </w:r>
      <w:r w:rsidR="00264CBB" w:rsidRPr="003E5BA1">
        <w:rPr>
          <w:rFonts w:ascii="Times New Roman" w:hAnsi="Times New Roman" w:cs="Times New Roman"/>
        </w:rPr>
        <w:t>9</w:t>
      </w:r>
      <w:r w:rsidR="003A5199" w:rsidRPr="003E5BA1">
        <w:rPr>
          <w:rFonts w:ascii="Times New Roman" w:hAnsi="Times New Roman" w:cs="Times New Roman"/>
        </w:rPr>
        <w:t xml:space="preserve"> </w:t>
      </w:r>
      <w:r w:rsidRPr="00F97EE7">
        <w:rPr>
          <w:rStyle w:val="Heading1Char"/>
          <w:rFonts w:ascii="Times New Roman" w:hAnsi="Times New Roman" w:cs="Times New Roman"/>
          <w:b/>
          <w:bCs/>
        </w:rPr>
        <w:t>Ethical Considerations</w:t>
      </w:r>
      <w:bookmarkEnd w:id="142"/>
    </w:p>
    <w:p w14:paraId="750B5A4A" w14:textId="77777777" w:rsidR="008644EF" w:rsidRPr="001748C4" w:rsidRDefault="008644EF" w:rsidP="001748C4">
      <w:pPr>
        <w:spacing w:line="360" w:lineRule="auto"/>
        <w:jc w:val="both"/>
        <w:rPr>
          <w:rFonts w:ascii="Times New Roman" w:hAnsi="Times New Roman" w:cs="Times New Roman"/>
          <w:sz w:val="24"/>
          <w:szCs w:val="24"/>
          <w:lang w:val="en-GB"/>
        </w:rPr>
      </w:pPr>
    </w:p>
    <w:p w14:paraId="2DBFA29E" w14:textId="2D496DF0" w:rsidR="003B2939" w:rsidRPr="001748C4" w:rsidRDefault="004E1F4A" w:rsidP="001748C4">
      <w:pPr>
        <w:spacing w:line="360" w:lineRule="auto"/>
        <w:jc w:val="both"/>
        <w:rPr>
          <w:rFonts w:ascii="Times New Roman" w:hAnsi="Times New Roman" w:cs="Times New Roman"/>
          <w:sz w:val="24"/>
          <w:szCs w:val="24"/>
          <w:lang w:val="en-GB"/>
        </w:rPr>
      </w:pPr>
      <w:r w:rsidRPr="001748C4">
        <w:rPr>
          <w:rFonts w:ascii="Times New Roman" w:hAnsi="Times New Roman" w:cs="Times New Roman"/>
          <w:sz w:val="24"/>
          <w:szCs w:val="24"/>
          <w:lang w:val="en-GB"/>
        </w:rPr>
        <w:t>The study adhered to ethical research practices by ensuring the confidentiality and integrity of the data. All data sources were properly cited, and the findings were presented objectively without bias. The researcher also complied with institutional guidelines for ethical research, ensuring that the study contributed positively to the field of financial and economic research (Saunders et al., 2021).</w:t>
      </w:r>
      <w:r w:rsidR="003B2939" w:rsidRPr="001748C4">
        <w:rPr>
          <w:rFonts w:ascii="Times New Roman" w:hAnsi="Times New Roman" w:cs="Times New Roman"/>
          <w:sz w:val="24"/>
          <w:szCs w:val="24"/>
          <w:lang w:val="en-GB"/>
        </w:rPr>
        <w:t xml:space="preserve"> </w:t>
      </w:r>
    </w:p>
    <w:p w14:paraId="090702A7" w14:textId="77777777" w:rsidR="004E279C" w:rsidRPr="001748C4" w:rsidRDefault="004E279C" w:rsidP="001748C4">
      <w:pPr>
        <w:spacing w:line="360" w:lineRule="auto"/>
        <w:jc w:val="both"/>
        <w:rPr>
          <w:rFonts w:ascii="Times New Roman" w:hAnsi="Times New Roman" w:cs="Times New Roman"/>
          <w:sz w:val="24"/>
          <w:szCs w:val="24"/>
          <w:lang w:val="en-GB"/>
        </w:rPr>
      </w:pPr>
    </w:p>
    <w:p w14:paraId="219E14DF" w14:textId="77777777" w:rsidR="002C04FF" w:rsidRPr="001748C4" w:rsidRDefault="00EF3576" w:rsidP="001748C4">
      <w:pPr>
        <w:spacing w:line="360" w:lineRule="auto"/>
        <w:jc w:val="both"/>
        <w:rPr>
          <w:rFonts w:ascii="Times New Roman" w:hAnsi="Times New Roman" w:cs="Times New Roman"/>
          <w:b/>
          <w:bCs/>
          <w:sz w:val="24"/>
          <w:szCs w:val="24"/>
          <w:lang w:val="en-GB"/>
        </w:rPr>
      </w:pPr>
      <w:r w:rsidRPr="001748C4">
        <w:rPr>
          <w:rFonts w:ascii="Times New Roman" w:hAnsi="Times New Roman" w:cs="Times New Roman"/>
          <w:b/>
          <w:bCs/>
          <w:sz w:val="24"/>
          <w:szCs w:val="24"/>
          <w:lang w:val="en-GB"/>
        </w:rPr>
        <w:t xml:space="preserve"> </w:t>
      </w:r>
    </w:p>
    <w:p w14:paraId="1C842E8C" w14:textId="77777777" w:rsidR="002C04FF" w:rsidRPr="001748C4" w:rsidRDefault="002C04FF" w:rsidP="001748C4">
      <w:pPr>
        <w:spacing w:line="360" w:lineRule="auto"/>
        <w:jc w:val="both"/>
        <w:rPr>
          <w:rFonts w:ascii="Times New Roman" w:hAnsi="Times New Roman" w:cs="Times New Roman"/>
          <w:b/>
          <w:bCs/>
          <w:sz w:val="24"/>
          <w:szCs w:val="24"/>
          <w:lang w:val="en-GB"/>
        </w:rPr>
      </w:pPr>
    </w:p>
    <w:p w14:paraId="0BC6E11C" w14:textId="77777777" w:rsidR="002C04FF" w:rsidRPr="001748C4" w:rsidRDefault="002C04FF" w:rsidP="001748C4">
      <w:pPr>
        <w:spacing w:line="360" w:lineRule="auto"/>
        <w:jc w:val="both"/>
        <w:rPr>
          <w:rFonts w:ascii="Times New Roman" w:hAnsi="Times New Roman" w:cs="Times New Roman"/>
          <w:b/>
          <w:bCs/>
          <w:sz w:val="24"/>
          <w:szCs w:val="24"/>
          <w:lang w:val="en-GB"/>
        </w:rPr>
      </w:pPr>
    </w:p>
    <w:p w14:paraId="5BA26728" w14:textId="77777777" w:rsidR="002C04FF" w:rsidRPr="001748C4" w:rsidRDefault="002C04FF" w:rsidP="001748C4">
      <w:pPr>
        <w:spacing w:line="360" w:lineRule="auto"/>
        <w:jc w:val="both"/>
        <w:rPr>
          <w:rFonts w:ascii="Times New Roman" w:hAnsi="Times New Roman" w:cs="Times New Roman"/>
          <w:b/>
          <w:bCs/>
          <w:sz w:val="24"/>
          <w:szCs w:val="24"/>
          <w:lang w:val="en-GB"/>
        </w:rPr>
      </w:pPr>
    </w:p>
    <w:p w14:paraId="1ED43154" w14:textId="77777777" w:rsidR="00093420" w:rsidRPr="001748C4" w:rsidRDefault="00093420" w:rsidP="001748C4">
      <w:pPr>
        <w:spacing w:line="360" w:lineRule="auto"/>
        <w:jc w:val="both"/>
        <w:rPr>
          <w:rFonts w:ascii="Times New Roman" w:hAnsi="Times New Roman" w:cs="Times New Roman"/>
          <w:b/>
          <w:bCs/>
          <w:sz w:val="24"/>
          <w:szCs w:val="24"/>
          <w:lang w:val="en-GB"/>
        </w:rPr>
      </w:pPr>
    </w:p>
    <w:p w14:paraId="170AD5C4" w14:textId="77777777" w:rsidR="00093420" w:rsidRPr="001748C4" w:rsidRDefault="00093420" w:rsidP="001748C4">
      <w:pPr>
        <w:spacing w:line="360" w:lineRule="auto"/>
        <w:jc w:val="both"/>
        <w:rPr>
          <w:rFonts w:ascii="Times New Roman" w:hAnsi="Times New Roman" w:cs="Times New Roman"/>
          <w:b/>
          <w:bCs/>
          <w:sz w:val="24"/>
          <w:szCs w:val="24"/>
          <w:lang w:val="en-GB"/>
        </w:rPr>
      </w:pPr>
    </w:p>
    <w:p w14:paraId="34097E5B" w14:textId="77777777" w:rsidR="00093420" w:rsidRPr="001748C4" w:rsidRDefault="00093420" w:rsidP="001748C4">
      <w:pPr>
        <w:spacing w:line="360" w:lineRule="auto"/>
        <w:jc w:val="both"/>
        <w:rPr>
          <w:rFonts w:ascii="Times New Roman" w:hAnsi="Times New Roman" w:cs="Times New Roman"/>
          <w:b/>
          <w:bCs/>
          <w:sz w:val="24"/>
          <w:szCs w:val="24"/>
          <w:lang w:val="en-GB"/>
        </w:rPr>
      </w:pPr>
    </w:p>
    <w:p w14:paraId="51E3BC84" w14:textId="77777777" w:rsidR="00093420" w:rsidRPr="001748C4" w:rsidRDefault="00093420" w:rsidP="001748C4">
      <w:pPr>
        <w:spacing w:line="360" w:lineRule="auto"/>
        <w:jc w:val="both"/>
        <w:rPr>
          <w:rFonts w:ascii="Times New Roman" w:hAnsi="Times New Roman" w:cs="Times New Roman"/>
          <w:b/>
          <w:bCs/>
          <w:sz w:val="24"/>
          <w:szCs w:val="24"/>
          <w:lang w:val="en-GB"/>
        </w:rPr>
      </w:pPr>
    </w:p>
    <w:p w14:paraId="320A38F0" w14:textId="77777777" w:rsidR="00093420" w:rsidRPr="001748C4" w:rsidRDefault="00093420" w:rsidP="001748C4">
      <w:pPr>
        <w:spacing w:line="360" w:lineRule="auto"/>
        <w:jc w:val="both"/>
        <w:rPr>
          <w:rFonts w:ascii="Times New Roman" w:hAnsi="Times New Roman" w:cs="Times New Roman"/>
          <w:b/>
          <w:bCs/>
          <w:sz w:val="24"/>
          <w:szCs w:val="24"/>
          <w:lang w:val="en-GB"/>
        </w:rPr>
      </w:pPr>
    </w:p>
    <w:p w14:paraId="70C9C9D0" w14:textId="77777777" w:rsidR="00093420" w:rsidRPr="001748C4" w:rsidRDefault="00093420" w:rsidP="001748C4">
      <w:pPr>
        <w:spacing w:line="360" w:lineRule="auto"/>
        <w:jc w:val="both"/>
        <w:rPr>
          <w:rFonts w:ascii="Times New Roman" w:hAnsi="Times New Roman" w:cs="Times New Roman"/>
          <w:b/>
          <w:bCs/>
          <w:sz w:val="24"/>
          <w:szCs w:val="24"/>
          <w:lang w:val="en-GB"/>
        </w:rPr>
      </w:pPr>
    </w:p>
    <w:p w14:paraId="74FE8321" w14:textId="77777777" w:rsidR="00093420" w:rsidRPr="001748C4" w:rsidRDefault="00093420" w:rsidP="001748C4">
      <w:pPr>
        <w:spacing w:line="360" w:lineRule="auto"/>
        <w:jc w:val="both"/>
        <w:rPr>
          <w:rFonts w:ascii="Times New Roman" w:hAnsi="Times New Roman" w:cs="Times New Roman"/>
          <w:b/>
          <w:bCs/>
          <w:sz w:val="24"/>
          <w:szCs w:val="24"/>
          <w:lang w:val="en-GB"/>
        </w:rPr>
      </w:pPr>
    </w:p>
    <w:p w14:paraId="0A3DB9BD" w14:textId="77777777" w:rsidR="00093420" w:rsidRPr="001748C4" w:rsidRDefault="00093420" w:rsidP="001748C4">
      <w:pPr>
        <w:spacing w:line="360" w:lineRule="auto"/>
        <w:jc w:val="both"/>
        <w:rPr>
          <w:rFonts w:ascii="Times New Roman" w:hAnsi="Times New Roman" w:cs="Times New Roman"/>
          <w:b/>
          <w:bCs/>
          <w:sz w:val="24"/>
          <w:szCs w:val="24"/>
          <w:lang w:val="en-GB"/>
        </w:rPr>
      </w:pPr>
    </w:p>
    <w:p w14:paraId="46FCC31F" w14:textId="77777777" w:rsidR="00093420" w:rsidRPr="001748C4" w:rsidRDefault="00093420" w:rsidP="001748C4">
      <w:pPr>
        <w:spacing w:line="360" w:lineRule="auto"/>
        <w:jc w:val="both"/>
        <w:rPr>
          <w:rFonts w:ascii="Times New Roman" w:hAnsi="Times New Roman" w:cs="Times New Roman"/>
          <w:b/>
          <w:bCs/>
          <w:sz w:val="24"/>
          <w:szCs w:val="24"/>
          <w:lang w:val="en-GB"/>
        </w:rPr>
      </w:pPr>
    </w:p>
    <w:p w14:paraId="08315DAC" w14:textId="77777777" w:rsidR="00093420" w:rsidRPr="001748C4" w:rsidRDefault="00093420" w:rsidP="001748C4">
      <w:pPr>
        <w:spacing w:line="360" w:lineRule="auto"/>
        <w:jc w:val="both"/>
        <w:rPr>
          <w:rFonts w:ascii="Times New Roman" w:hAnsi="Times New Roman" w:cs="Times New Roman"/>
          <w:b/>
          <w:bCs/>
          <w:sz w:val="24"/>
          <w:szCs w:val="24"/>
          <w:lang w:val="en-GB"/>
        </w:rPr>
      </w:pPr>
    </w:p>
    <w:p w14:paraId="1A96CE57" w14:textId="77777777" w:rsidR="00093420" w:rsidRPr="001748C4" w:rsidRDefault="00093420" w:rsidP="001748C4">
      <w:pPr>
        <w:spacing w:line="360" w:lineRule="auto"/>
        <w:jc w:val="both"/>
        <w:rPr>
          <w:rFonts w:ascii="Times New Roman" w:hAnsi="Times New Roman" w:cs="Times New Roman"/>
          <w:b/>
          <w:bCs/>
          <w:sz w:val="24"/>
          <w:szCs w:val="24"/>
          <w:lang w:val="en-GB"/>
        </w:rPr>
      </w:pPr>
    </w:p>
    <w:p w14:paraId="1C84C9E2" w14:textId="77777777" w:rsidR="00093420" w:rsidRPr="001748C4" w:rsidRDefault="00093420" w:rsidP="001748C4">
      <w:pPr>
        <w:spacing w:line="360" w:lineRule="auto"/>
        <w:jc w:val="both"/>
        <w:rPr>
          <w:rFonts w:ascii="Times New Roman" w:hAnsi="Times New Roman" w:cs="Times New Roman"/>
          <w:b/>
          <w:bCs/>
          <w:sz w:val="24"/>
          <w:szCs w:val="24"/>
          <w:lang w:val="en-GB"/>
        </w:rPr>
      </w:pPr>
    </w:p>
    <w:p w14:paraId="613B2D0A" w14:textId="77777777" w:rsidR="00093420" w:rsidRPr="001748C4" w:rsidRDefault="00093420" w:rsidP="001748C4">
      <w:pPr>
        <w:spacing w:line="360" w:lineRule="auto"/>
        <w:jc w:val="both"/>
        <w:rPr>
          <w:rFonts w:ascii="Times New Roman" w:hAnsi="Times New Roman" w:cs="Times New Roman"/>
          <w:b/>
          <w:bCs/>
          <w:sz w:val="24"/>
          <w:szCs w:val="24"/>
          <w:lang w:val="en-GB"/>
        </w:rPr>
      </w:pPr>
    </w:p>
    <w:p w14:paraId="4BCA9577" w14:textId="77777777" w:rsidR="00093420" w:rsidRDefault="00093420" w:rsidP="001748C4">
      <w:pPr>
        <w:spacing w:line="360" w:lineRule="auto"/>
        <w:jc w:val="both"/>
        <w:rPr>
          <w:rFonts w:ascii="Times New Roman" w:hAnsi="Times New Roman" w:cs="Times New Roman"/>
          <w:b/>
          <w:bCs/>
          <w:sz w:val="24"/>
          <w:szCs w:val="24"/>
          <w:lang w:val="en-GB"/>
        </w:rPr>
      </w:pPr>
    </w:p>
    <w:p w14:paraId="77B9BBE6" w14:textId="77777777" w:rsidR="00F97EE7" w:rsidRPr="001748C4" w:rsidRDefault="00F97EE7" w:rsidP="001748C4">
      <w:pPr>
        <w:spacing w:line="360" w:lineRule="auto"/>
        <w:jc w:val="both"/>
        <w:rPr>
          <w:rFonts w:ascii="Times New Roman" w:hAnsi="Times New Roman" w:cs="Times New Roman"/>
          <w:b/>
          <w:bCs/>
          <w:sz w:val="24"/>
          <w:szCs w:val="24"/>
          <w:lang w:val="en-GB"/>
        </w:rPr>
      </w:pPr>
    </w:p>
    <w:p w14:paraId="27E6B92B" w14:textId="35FF9A91" w:rsidR="00EF3576" w:rsidRPr="003E5BA1" w:rsidRDefault="00093420" w:rsidP="003E5BA1">
      <w:pPr>
        <w:pStyle w:val="Heading1"/>
        <w:spacing w:line="360" w:lineRule="auto"/>
        <w:jc w:val="both"/>
        <w:rPr>
          <w:rFonts w:ascii="Times New Roman" w:hAnsi="Times New Roman" w:cs="Times New Roman"/>
          <w:b w:val="0"/>
          <w:bCs w:val="0"/>
          <w:lang w:val="en-GB"/>
        </w:rPr>
      </w:pPr>
      <w:r w:rsidRPr="003E5BA1">
        <w:rPr>
          <w:rFonts w:ascii="Times New Roman" w:hAnsi="Times New Roman" w:cs="Times New Roman"/>
          <w:lang w:val="en-GB"/>
        </w:rPr>
        <w:lastRenderedPageBreak/>
        <w:t xml:space="preserve">                                  </w:t>
      </w:r>
      <w:bookmarkStart w:id="143" w:name="_Toc202527983"/>
      <w:r w:rsidR="00EF3576" w:rsidRPr="001748C4">
        <w:rPr>
          <w:rFonts w:ascii="Times New Roman" w:hAnsi="Times New Roman" w:cs="Times New Roman"/>
          <w:lang w:val="en-GB"/>
        </w:rPr>
        <w:t>CHAPTER 4</w:t>
      </w:r>
      <w:r w:rsidR="00EF3576" w:rsidRPr="003E5BA1">
        <w:rPr>
          <w:rFonts w:ascii="Times New Roman" w:hAnsi="Times New Roman" w:cs="Times New Roman"/>
          <w:lang w:val="en-GB"/>
        </w:rPr>
        <w:t>. RESULT AND DISCUSSIONS</w:t>
      </w:r>
      <w:bookmarkEnd w:id="143"/>
    </w:p>
    <w:p w14:paraId="241D4E08" w14:textId="77777777" w:rsidR="00093420" w:rsidRPr="001748C4" w:rsidRDefault="00093420" w:rsidP="001748C4">
      <w:pPr>
        <w:spacing w:line="360" w:lineRule="auto"/>
        <w:jc w:val="both"/>
        <w:rPr>
          <w:rFonts w:ascii="Times New Roman" w:hAnsi="Times New Roman" w:cs="Times New Roman"/>
          <w:sz w:val="24"/>
          <w:szCs w:val="24"/>
        </w:rPr>
      </w:pPr>
    </w:p>
    <w:p w14:paraId="1FA8FBB2" w14:textId="49FDAE87" w:rsidR="00EF3576" w:rsidRPr="001748C4" w:rsidRDefault="00EF3576" w:rsidP="001748C4">
      <w:pPr>
        <w:spacing w:line="360" w:lineRule="auto"/>
        <w:jc w:val="both"/>
        <w:rPr>
          <w:rFonts w:ascii="Times New Roman" w:hAnsi="Times New Roman" w:cs="Times New Roman"/>
          <w:sz w:val="24"/>
          <w:szCs w:val="24"/>
        </w:rPr>
      </w:pPr>
      <w:r w:rsidRPr="003E5BA1">
        <w:rPr>
          <w:rFonts w:ascii="Times New Roman" w:hAnsi="Times New Roman" w:cs="Times New Roman"/>
          <w:sz w:val="24"/>
          <w:szCs w:val="24"/>
        </w:rPr>
        <w:t>This chapter presents interpretations and analyses of the research findings. It follows the major themes and objectives of the study. The study focused on the three objectives which were;</w:t>
      </w:r>
      <w:r w:rsidR="00AD0A23" w:rsidRPr="001748C4">
        <w:rPr>
          <w:rFonts w:ascii="Times New Roman" w:hAnsi="Times New Roman" w:cs="Times New Roman"/>
          <w:sz w:val="24"/>
          <w:szCs w:val="24"/>
        </w:rPr>
        <w:t xml:space="preserve"> To analyze the key corporate governance practices implemented at SONARWA insurance company, to assess the profitability level of SONARWA insurance company and to analyze relationship between corporate governance and profitability level of SONARWA insurance company</w:t>
      </w:r>
      <w:r w:rsidRPr="003E5BA1">
        <w:rPr>
          <w:rFonts w:ascii="Times New Roman" w:hAnsi="Times New Roman" w:cs="Times New Roman"/>
          <w:sz w:val="24"/>
          <w:szCs w:val="24"/>
        </w:rPr>
        <w:t>. After a description of each finding, an interpretation is given in the context of the study objective. Tables and Graphs are used to illustrate and summarize the findings.</w:t>
      </w:r>
    </w:p>
    <w:p w14:paraId="2486EA78" w14:textId="77777777" w:rsidR="00AD0A23" w:rsidRPr="001748C4" w:rsidRDefault="00AD0A23" w:rsidP="001748C4">
      <w:pPr>
        <w:spacing w:line="360" w:lineRule="auto"/>
        <w:jc w:val="both"/>
        <w:rPr>
          <w:rFonts w:ascii="Times New Roman" w:hAnsi="Times New Roman" w:cs="Times New Roman"/>
          <w:b/>
          <w:bCs/>
          <w:sz w:val="24"/>
          <w:szCs w:val="24"/>
        </w:rPr>
      </w:pPr>
    </w:p>
    <w:p w14:paraId="42294544" w14:textId="77777777" w:rsidR="0027708B" w:rsidRPr="003E5BA1" w:rsidRDefault="0027708B" w:rsidP="003E5BA1">
      <w:pPr>
        <w:pStyle w:val="Heading1"/>
        <w:spacing w:line="360" w:lineRule="auto"/>
        <w:jc w:val="both"/>
        <w:rPr>
          <w:rFonts w:ascii="Times New Roman" w:hAnsi="Times New Roman" w:cs="Times New Roman"/>
          <w:b w:val="0"/>
          <w:bCs w:val="0"/>
        </w:rPr>
      </w:pPr>
      <w:bookmarkStart w:id="144" w:name="_Toc57972105"/>
      <w:bookmarkStart w:id="145" w:name="_Toc27611"/>
      <w:bookmarkStart w:id="146" w:name="_Toc202527984"/>
      <w:r w:rsidRPr="003E5BA1">
        <w:rPr>
          <w:rFonts w:ascii="Times New Roman" w:hAnsi="Times New Roman" w:cs="Times New Roman"/>
        </w:rPr>
        <w:t>4.1. Identification of respondents</w:t>
      </w:r>
      <w:bookmarkEnd w:id="144"/>
      <w:bookmarkEnd w:id="145"/>
      <w:bookmarkEnd w:id="146"/>
    </w:p>
    <w:p w14:paraId="7DBBA713" w14:textId="66E4A1BD" w:rsidR="00AD0A23" w:rsidRPr="003E5BA1" w:rsidRDefault="0027708B" w:rsidP="001748C4">
      <w:pPr>
        <w:spacing w:line="360" w:lineRule="auto"/>
        <w:jc w:val="both"/>
        <w:rPr>
          <w:rFonts w:ascii="Times New Roman" w:hAnsi="Times New Roman" w:cs="Times New Roman"/>
          <w:sz w:val="24"/>
          <w:szCs w:val="24"/>
          <w:lang w:val="en-GB"/>
        </w:rPr>
      </w:pPr>
      <w:r w:rsidRPr="001748C4">
        <w:rPr>
          <w:rFonts w:ascii="Times New Roman" w:hAnsi="Times New Roman" w:cs="Times New Roman"/>
          <w:sz w:val="24"/>
          <w:szCs w:val="24"/>
        </w:rPr>
        <w:t>This section presents the Identification of sampled respondents and entails the necessary characteristics of the respondents which include their gender, age, education level and years of experience. Presenting these data enabled to obtain a clear picture of sampled respondents</w:t>
      </w:r>
      <w:r w:rsidR="00AD0A23" w:rsidRPr="001748C4">
        <w:rPr>
          <w:rFonts w:ascii="Times New Roman" w:hAnsi="Times New Roman" w:cs="Times New Roman"/>
          <w:sz w:val="24"/>
          <w:szCs w:val="24"/>
        </w:rPr>
        <w:t>.</w:t>
      </w:r>
    </w:p>
    <w:p w14:paraId="092D4E24" w14:textId="77777777" w:rsidR="00093420" w:rsidRPr="001748C4" w:rsidRDefault="00093420" w:rsidP="001748C4">
      <w:pPr>
        <w:spacing w:after="160" w:line="360" w:lineRule="auto"/>
        <w:jc w:val="both"/>
        <w:rPr>
          <w:rFonts w:ascii="Times New Roman" w:hAnsi="Times New Roman" w:cs="Times New Roman"/>
          <w:b/>
          <w:bCs/>
          <w:sz w:val="24"/>
          <w:szCs w:val="24"/>
          <w:lang w:val="en-GB"/>
        </w:rPr>
      </w:pPr>
    </w:p>
    <w:p w14:paraId="7836F51D" w14:textId="1E60F896" w:rsidR="004E279C" w:rsidRPr="003E5BA1" w:rsidRDefault="00A429CD" w:rsidP="003E5BA1">
      <w:pPr>
        <w:pStyle w:val="Heading1"/>
        <w:spacing w:line="360" w:lineRule="auto"/>
        <w:jc w:val="both"/>
        <w:rPr>
          <w:rFonts w:ascii="Times New Roman" w:hAnsi="Times New Roman" w:cs="Times New Roman"/>
          <w:b w:val="0"/>
        </w:rPr>
      </w:pPr>
      <w:bookmarkStart w:id="147" w:name="_Toc202527985"/>
      <w:r w:rsidRPr="003E5BA1">
        <w:rPr>
          <w:rFonts w:ascii="Times New Roman" w:hAnsi="Times New Roman" w:cs="Times New Roman"/>
          <w:lang w:val="en-GB"/>
        </w:rPr>
        <w:t>4.1</w:t>
      </w:r>
      <w:r w:rsidR="004E1F4A" w:rsidRPr="003E5BA1">
        <w:rPr>
          <w:rFonts w:ascii="Times New Roman" w:hAnsi="Times New Roman" w:cs="Times New Roman"/>
          <w:lang w:val="en-GB"/>
        </w:rPr>
        <w:t>.1</w:t>
      </w:r>
      <w:r w:rsidR="004E279C" w:rsidRPr="003E5BA1">
        <w:rPr>
          <w:rFonts w:ascii="Times New Roman" w:hAnsi="Times New Roman" w:cs="Times New Roman"/>
        </w:rPr>
        <w:t xml:space="preserve"> Gender of the Respondents</w:t>
      </w:r>
      <w:bookmarkEnd w:id="147"/>
    </w:p>
    <w:p w14:paraId="16ED792A" w14:textId="6F66546A" w:rsidR="008644EF" w:rsidRPr="003E5BA1" w:rsidRDefault="004E279C"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The several sociological perspectives, including social distance and social acquiescence theories, suggest that survey responses to threatening or sensitive questions may be influenced by interviewer gender</w:t>
      </w:r>
    </w:p>
    <w:p w14:paraId="1CD2D8FF" w14:textId="77777777" w:rsidR="00B744B7" w:rsidRPr="003F2B60" w:rsidRDefault="00B744B7" w:rsidP="001748C4">
      <w:pPr>
        <w:spacing w:after="160" w:line="360" w:lineRule="auto"/>
        <w:jc w:val="both"/>
        <w:rPr>
          <w:rFonts w:ascii="Times New Roman" w:hAnsi="Times New Roman" w:cs="Times New Roman"/>
          <w:b/>
          <w:bCs/>
          <w:sz w:val="24"/>
          <w:szCs w:val="24"/>
        </w:rPr>
      </w:pPr>
    </w:p>
    <w:p w14:paraId="6361D2D2" w14:textId="02476304" w:rsidR="00B744B7" w:rsidRPr="003F2B60" w:rsidRDefault="003F2B60" w:rsidP="003F2B60">
      <w:pPr>
        <w:pStyle w:val="Caption"/>
        <w:rPr>
          <w:rFonts w:ascii="Times New Roman" w:hAnsi="Times New Roman" w:cs="Times New Roman"/>
          <w:color w:val="auto"/>
          <w:sz w:val="24"/>
          <w:szCs w:val="24"/>
        </w:rPr>
      </w:pPr>
      <w:bookmarkStart w:id="148" w:name="_Toc202527040"/>
      <w:r w:rsidRPr="003F2B60">
        <w:rPr>
          <w:rFonts w:ascii="Times New Roman" w:hAnsi="Times New Roman" w:cs="Times New Roman"/>
          <w:color w:val="auto"/>
          <w:sz w:val="24"/>
          <w:szCs w:val="24"/>
        </w:rPr>
        <w:t xml:space="preserve">Table </w:t>
      </w:r>
      <w:r w:rsidRPr="003F2B60">
        <w:rPr>
          <w:rFonts w:ascii="Times New Roman" w:hAnsi="Times New Roman" w:cs="Times New Roman"/>
          <w:color w:val="auto"/>
          <w:sz w:val="24"/>
          <w:szCs w:val="24"/>
        </w:rPr>
        <w:fldChar w:fldCharType="begin"/>
      </w:r>
      <w:r w:rsidRPr="003F2B60">
        <w:rPr>
          <w:rFonts w:ascii="Times New Roman" w:hAnsi="Times New Roman" w:cs="Times New Roman"/>
          <w:color w:val="auto"/>
          <w:sz w:val="24"/>
          <w:szCs w:val="24"/>
        </w:rPr>
        <w:instrText xml:space="preserve"> SEQ Table \* ARABIC </w:instrText>
      </w:r>
      <w:r w:rsidRPr="003F2B60">
        <w:rPr>
          <w:rFonts w:ascii="Times New Roman" w:hAnsi="Times New Roman" w:cs="Times New Roman"/>
          <w:color w:val="auto"/>
          <w:sz w:val="24"/>
          <w:szCs w:val="24"/>
        </w:rPr>
        <w:fldChar w:fldCharType="separate"/>
      </w:r>
      <w:r w:rsidR="00872BC3">
        <w:rPr>
          <w:rFonts w:ascii="Times New Roman" w:hAnsi="Times New Roman" w:cs="Times New Roman"/>
          <w:noProof/>
          <w:color w:val="auto"/>
          <w:sz w:val="24"/>
          <w:szCs w:val="24"/>
        </w:rPr>
        <w:t>1</w:t>
      </w:r>
      <w:r w:rsidRPr="003F2B60">
        <w:rPr>
          <w:rFonts w:ascii="Times New Roman" w:hAnsi="Times New Roman" w:cs="Times New Roman"/>
          <w:color w:val="auto"/>
          <w:sz w:val="24"/>
          <w:szCs w:val="24"/>
        </w:rPr>
        <w:fldChar w:fldCharType="end"/>
      </w:r>
      <w:r w:rsidRPr="003F2B60">
        <w:rPr>
          <w:rFonts w:ascii="Times New Roman" w:hAnsi="Times New Roman" w:cs="Times New Roman"/>
          <w:color w:val="auto"/>
          <w:sz w:val="24"/>
          <w:szCs w:val="24"/>
        </w:rPr>
        <w:t>: The gender of the respondents</w:t>
      </w:r>
      <w:bookmarkEnd w:id="148"/>
    </w:p>
    <w:tbl>
      <w:tblPr>
        <w:tblW w:w="6840" w:type="dxa"/>
        <w:tblInd w:w="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0"/>
        <w:gridCol w:w="1670"/>
        <w:gridCol w:w="810"/>
        <w:gridCol w:w="990"/>
        <w:gridCol w:w="1170"/>
        <w:gridCol w:w="2160"/>
      </w:tblGrid>
      <w:tr w:rsidR="003E5BA1" w:rsidRPr="001748C4" w14:paraId="35C269A0" w14:textId="77777777" w:rsidTr="003E5BA1">
        <w:trPr>
          <w:cantSplit/>
        </w:trPr>
        <w:tc>
          <w:tcPr>
            <w:tcW w:w="1710" w:type="dxa"/>
            <w:gridSpan w:val="2"/>
            <w:tcBorders>
              <w:top w:val="single" w:sz="16" w:space="0" w:color="000000"/>
              <w:left w:val="single" w:sz="16" w:space="0" w:color="000000"/>
              <w:bottom w:val="single" w:sz="16" w:space="0" w:color="000000"/>
              <w:right w:val="nil"/>
            </w:tcBorders>
            <w:shd w:val="clear" w:color="auto" w:fill="FFFFFF"/>
          </w:tcPr>
          <w:p w14:paraId="4E831261" w14:textId="77777777" w:rsidR="00B744B7" w:rsidRPr="001748C4" w:rsidRDefault="00B744B7" w:rsidP="001748C4">
            <w:pPr>
              <w:spacing w:after="160" w:line="360" w:lineRule="auto"/>
              <w:jc w:val="both"/>
              <w:rPr>
                <w:rFonts w:ascii="Times New Roman" w:hAnsi="Times New Roman" w:cs="Times New Roman"/>
                <w:b/>
                <w:bCs/>
                <w:sz w:val="24"/>
                <w:szCs w:val="24"/>
              </w:rPr>
            </w:pPr>
          </w:p>
        </w:tc>
        <w:tc>
          <w:tcPr>
            <w:tcW w:w="810" w:type="dxa"/>
            <w:tcBorders>
              <w:top w:val="single" w:sz="16" w:space="0" w:color="000000"/>
              <w:left w:val="single" w:sz="16" w:space="0" w:color="000000"/>
              <w:bottom w:val="single" w:sz="16" w:space="0" w:color="000000"/>
            </w:tcBorders>
            <w:shd w:val="clear" w:color="auto" w:fill="FFFFFF"/>
          </w:tcPr>
          <w:p w14:paraId="156501C3"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Frequency</w:t>
            </w:r>
          </w:p>
        </w:tc>
        <w:tc>
          <w:tcPr>
            <w:tcW w:w="990" w:type="dxa"/>
            <w:tcBorders>
              <w:top w:val="single" w:sz="16" w:space="0" w:color="000000"/>
              <w:bottom w:val="single" w:sz="16" w:space="0" w:color="000000"/>
            </w:tcBorders>
            <w:shd w:val="clear" w:color="auto" w:fill="FFFFFF"/>
          </w:tcPr>
          <w:p w14:paraId="5F01463E"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Percent</w:t>
            </w:r>
          </w:p>
        </w:tc>
        <w:tc>
          <w:tcPr>
            <w:tcW w:w="1170" w:type="dxa"/>
            <w:tcBorders>
              <w:top w:val="single" w:sz="16" w:space="0" w:color="000000"/>
              <w:bottom w:val="single" w:sz="16" w:space="0" w:color="000000"/>
            </w:tcBorders>
            <w:shd w:val="clear" w:color="auto" w:fill="FFFFFF"/>
          </w:tcPr>
          <w:p w14:paraId="4EF09F66"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Valid Percent</w:t>
            </w:r>
          </w:p>
        </w:tc>
        <w:tc>
          <w:tcPr>
            <w:tcW w:w="2160" w:type="dxa"/>
            <w:tcBorders>
              <w:top w:val="single" w:sz="16" w:space="0" w:color="000000"/>
              <w:bottom w:val="single" w:sz="16" w:space="0" w:color="000000"/>
              <w:right w:val="single" w:sz="16" w:space="0" w:color="000000"/>
            </w:tcBorders>
            <w:shd w:val="clear" w:color="auto" w:fill="FFFFFF"/>
          </w:tcPr>
          <w:p w14:paraId="001FF4F5"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Cumulative Percent</w:t>
            </w:r>
          </w:p>
        </w:tc>
      </w:tr>
      <w:tr w:rsidR="006E5701" w:rsidRPr="001748C4" w14:paraId="5EF277E0" w14:textId="77777777" w:rsidTr="00E95315">
        <w:trPr>
          <w:cantSplit/>
        </w:trPr>
        <w:tc>
          <w:tcPr>
            <w:tcW w:w="40" w:type="dxa"/>
            <w:vMerge w:val="restart"/>
            <w:tcBorders>
              <w:top w:val="single" w:sz="16" w:space="0" w:color="000000"/>
              <w:left w:val="single" w:sz="16" w:space="0" w:color="000000"/>
              <w:bottom w:val="single" w:sz="16" w:space="0" w:color="000000"/>
              <w:right w:val="nil"/>
            </w:tcBorders>
            <w:shd w:val="clear" w:color="auto" w:fill="FFFFFF"/>
            <w:vAlign w:val="center"/>
          </w:tcPr>
          <w:p w14:paraId="0FBE42B4" w14:textId="6DC75EA5" w:rsidR="00B744B7" w:rsidRPr="001748C4" w:rsidRDefault="00B744B7" w:rsidP="001748C4">
            <w:pPr>
              <w:spacing w:after="160" w:line="360" w:lineRule="auto"/>
              <w:jc w:val="both"/>
              <w:rPr>
                <w:rFonts w:ascii="Times New Roman" w:hAnsi="Times New Roman" w:cs="Times New Roman"/>
                <w:b/>
                <w:bCs/>
                <w:sz w:val="24"/>
                <w:szCs w:val="24"/>
              </w:rPr>
            </w:pPr>
          </w:p>
        </w:tc>
        <w:tc>
          <w:tcPr>
            <w:tcW w:w="1670" w:type="dxa"/>
            <w:tcBorders>
              <w:top w:val="single" w:sz="16" w:space="0" w:color="000000"/>
              <w:left w:val="nil"/>
              <w:bottom w:val="nil"/>
              <w:right w:val="single" w:sz="16" w:space="0" w:color="000000"/>
            </w:tcBorders>
            <w:shd w:val="clear" w:color="auto" w:fill="FFFFFF"/>
            <w:vAlign w:val="center"/>
          </w:tcPr>
          <w:p w14:paraId="1111A838" w14:textId="489903C8" w:rsidR="00B744B7" w:rsidRPr="003E5BA1" w:rsidRDefault="00E95315"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B744B7" w:rsidRPr="003E5BA1">
              <w:rPr>
                <w:rFonts w:ascii="Times New Roman" w:hAnsi="Times New Roman" w:cs="Times New Roman"/>
                <w:sz w:val="24"/>
                <w:szCs w:val="24"/>
              </w:rPr>
              <w:t>MALE</w:t>
            </w:r>
          </w:p>
        </w:tc>
        <w:tc>
          <w:tcPr>
            <w:tcW w:w="810" w:type="dxa"/>
            <w:tcBorders>
              <w:top w:val="single" w:sz="16" w:space="0" w:color="000000"/>
              <w:left w:val="single" w:sz="16" w:space="0" w:color="000000"/>
              <w:bottom w:val="nil"/>
            </w:tcBorders>
            <w:shd w:val="clear" w:color="auto" w:fill="FFFFFF"/>
            <w:vAlign w:val="center"/>
          </w:tcPr>
          <w:p w14:paraId="6D6F21FD"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29</w:t>
            </w:r>
          </w:p>
        </w:tc>
        <w:tc>
          <w:tcPr>
            <w:tcW w:w="990" w:type="dxa"/>
            <w:tcBorders>
              <w:top w:val="single" w:sz="16" w:space="0" w:color="000000"/>
              <w:bottom w:val="nil"/>
            </w:tcBorders>
            <w:shd w:val="clear" w:color="auto" w:fill="FFFFFF"/>
            <w:vAlign w:val="center"/>
          </w:tcPr>
          <w:p w14:paraId="5B77E936"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58.0</w:t>
            </w:r>
          </w:p>
        </w:tc>
        <w:tc>
          <w:tcPr>
            <w:tcW w:w="1170" w:type="dxa"/>
            <w:tcBorders>
              <w:top w:val="single" w:sz="16" w:space="0" w:color="000000"/>
              <w:bottom w:val="nil"/>
            </w:tcBorders>
            <w:shd w:val="clear" w:color="auto" w:fill="FFFFFF"/>
            <w:vAlign w:val="center"/>
          </w:tcPr>
          <w:p w14:paraId="223A91AA"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58.0</w:t>
            </w:r>
          </w:p>
        </w:tc>
        <w:tc>
          <w:tcPr>
            <w:tcW w:w="2160" w:type="dxa"/>
            <w:tcBorders>
              <w:top w:val="single" w:sz="16" w:space="0" w:color="000000"/>
              <w:bottom w:val="nil"/>
              <w:right w:val="single" w:sz="16" w:space="0" w:color="000000"/>
            </w:tcBorders>
            <w:shd w:val="clear" w:color="auto" w:fill="FFFFFF"/>
            <w:vAlign w:val="center"/>
          </w:tcPr>
          <w:p w14:paraId="3BF2E074"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58.0</w:t>
            </w:r>
          </w:p>
        </w:tc>
      </w:tr>
      <w:tr w:rsidR="006E5701" w:rsidRPr="001748C4" w14:paraId="06720E0E" w14:textId="77777777" w:rsidTr="00E95315">
        <w:trPr>
          <w:cantSplit/>
        </w:trPr>
        <w:tc>
          <w:tcPr>
            <w:tcW w:w="40" w:type="dxa"/>
            <w:vMerge/>
            <w:tcBorders>
              <w:top w:val="single" w:sz="16" w:space="0" w:color="000000"/>
              <w:left w:val="single" w:sz="16" w:space="0" w:color="000000"/>
              <w:bottom w:val="single" w:sz="16" w:space="0" w:color="000000"/>
              <w:right w:val="nil"/>
            </w:tcBorders>
            <w:shd w:val="clear" w:color="auto" w:fill="FFFFFF"/>
            <w:vAlign w:val="center"/>
          </w:tcPr>
          <w:p w14:paraId="723886E8" w14:textId="77777777" w:rsidR="00B744B7" w:rsidRPr="001748C4" w:rsidRDefault="00B744B7" w:rsidP="001748C4">
            <w:pPr>
              <w:spacing w:after="160" w:line="360" w:lineRule="auto"/>
              <w:jc w:val="both"/>
              <w:rPr>
                <w:rFonts w:ascii="Times New Roman" w:hAnsi="Times New Roman" w:cs="Times New Roman"/>
                <w:b/>
                <w:bCs/>
                <w:sz w:val="24"/>
                <w:szCs w:val="24"/>
              </w:rPr>
            </w:pPr>
          </w:p>
        </w:tc>
        <w:tc>
          <w:tcPr>
            <w:tcW w:w="1670" w:type="dxa"/>
            <w:tcBorders>
              <w:top w:val="nil"/>
              <w:left w:val="nil"/>
              <w:bottom w:val="nil"/>
              <w:right w:val="single" w:sz="16" w:space="0" w:color="000000"/>
            </w:tcBorders>
            <w:shd w:val="clear" w:color="auto" w:fill="FFFFFF"/>
            <w:vAlign w:val="center"/>
          </w:tcPr>
          <w:p w14:paraId="7D9C5F99" w14:textId="7FDDC802" w:rsidR="00B744B7" w:rsidRPr="003E5BA1" w:rsidRDefault="00E95315"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B744B7" w:rsidRPr="003E5BA1">
              <w:rPr>
                <w:rFonts w:ascii="Times New Roman" w:hAnsi="Times New Roman" w:cs="Times New Roman"/>
                <w:sz w:val="24"/>
                <w:szCs w:val="24"/>
              </w:rPr>
              <w:t>FEMALE</w:t>
            </w:r>
          </w:p>
        </w:tc>
        <w:tc>
          <w:tcPr>
            <w:tcW w:w="810" w:type="dxa"/>
            <w:tcBorders>
              <w:top w:val="nil"/>
              <w:left w:val="single" w:sz="16" w:space="0" w:color="000000"/>
              <w:bottom w:val="nil"/>
            </w:tcBorders>
            <w:shd w:val="clear" w:color="auto" w:fill="FFFFFF"/>
            <w:vAlign w:val="center"/>
          </w:tcPr>
          <w:p w14:paraId="730C7162"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21</w:t>
            </w:r>
          </w:p>
        </w:tc>
        <w:tc>
          <w:tcPr>
            <w:tcW w:w="990" w:type="dxa"/>
            <w:tcBorders>
              <w:top w:val="nil"/>
              <w:bottom w:val="nil"/>
            </w:tcBorders>
            <w:shd w:val="clear" w:color="auto" w:fill="FFFFFF"/>
            <w:vAlign w:val="center"/>
          </w:tcPr>
          <w:p w14:paraId="3F669FBB"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42.0</w:t>
            </w:r>
          </w:p>
        </w:tc>
        <w:tc>
          <w:tcPr>
            <w:tcW w:w="1170" w:type="dxa"/>
            <w:tcBorders>
              <w:top w:val="nil"/>
              <w:bottom w:val="nil"/>
            </w:tcBorders>
            <w:shd w:val="clear" w:color="auto" w:fill="FFFFFF"/>
            <w:vAlign w:val="center"/>
          </w:tcPr>
          <w:p w14:paraId="5F0AAEC2"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42.0</w:t>
            </w:r>
          </w:p>
        </w:tc>
        <w:tc>
          <w:tcPr>
            <w:tcW w:w="2160" w:type="dxa"/>
            <w:tcBorders>
              <w:top w:val="nil"/>
              <w:bottom w:val="nil"/>
              <w:right w:val="single" w:sz="16" w:space="0" w:color="000000"/>
            </w:tcBorders>
            <w:shd w:val="clear" w:color="auto" w:fill="FFFFFF"/>
            <w:vAlign w:val="center"/>
          </w:tcPr>
          <w:p w14:paraId="37DF42E9"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r>
      <w:tr w:rsidR="006E5701" w:rsidRPr="001748C4" w14:paraId="212AB07D" w14:textId="77777777" w:rsidTr="00E95315">
        <w:trPr>
          <w:cantSplit/>
        </w:trPr>
        <w:tc>
          <w:tcPr>
            <w:tcW w:w="40" w:type="dxa"/>
            <w:vMerge/>
            <w:tcBorders>
              <w:top w:val="single" w:sz="16" w:space="0" w:color="000000"/>
              <w:left w:val="single" w:sz="16" w:space="0" w:color="000000"/>
              <w:bottom w:val="single" w:sz="16" w:space="0" w:color="000000"/>
              <w:right w:val="nil"/>
            </w:tcBorders>
            <w:shd w:val="clear" w:color="auto" w:fill="FFFFFF"/>
            <w:vAlign w:val="center"/>
          </w:tcPr>
          <w:p w14:paraId="017139EA" w14:textId="77777777" w:rsidR="00B744B7" w:rsidRPr="001748C4" w:rsidRDefault="00B744B7" w:rsidP="001748C4">
            <w:pPr>
              <w:spacing w:after="160" w:line="360" w:lineRule="auto"/>
              <w:jc w:val="both"/>
              <w:rPr>
                <w:rFonts w:ascii="Times New Roman" w:hAnsi="Times New Roman" w:cs="Times New Roman"/>
                <w:b/>
                <w:bCs/>
                <w:sz w:val="24"/>
                <w:szCs w:val="24"/>
              </w:rPr>
            </w:pPr>
          </w:p>
        </w:tc>
        <w:tc>
          <w:tcPr>
            <w:tcW w:w="1670" w:type="dxa"/>
            <w:tcBorders>
              <w:top w:val="nil"/>
              <w:left w:val="nil"/>
              <w:bottom w:val="single" w:sz="16" w:space="0" w:color="000000"/>
              <w:right w:val="single" w:sz="16" w:space="0" w:color="000000"/>
            </w:tcBorders>
            <w:shd w:val="clear" w:color="auto" w:fill="FFFFFF"/>
            <w:vAlign w:val="center"/>
          </w:tcPr>
          <w:p w14:paraId="6FC77762" w14:textId="21E1791B" w:rsidR="00B744B7" w:rsidRPr="003E5BA1" w:rsidRDefault="00E95315"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B744B7" w:rsidRPr="003E5BA1">
              <w:rPr>
                <w:rFonts w:ascii="Times New Roman" w:hAnsi="Times New Roman" w:cs="Times New Roman"/>
                <w:sz w:val="24"/>
                <w:szCs w:val="24"/>
              </w:rPr>
              <w:t>Total</w:t>
            </w:r>
          </w:p>
        </w:tc>
        <w:tc>
          <w:tcPr>
            <w:tcW w:w="810" w:type="dxa"/>
            <w:tcBorders>
              <w:top w:val="nil"/>
              <w:left w:val="single" w:sz="16" w:space="0" w:color="000000"/>
              <w:bottom w:val="single" w:sz="16" w:space="0" w:color="000000"/>
            </w:tcBorders>
            <w:shd w:val="clear" w:color="auto" w:fill="FFFFFF"/>
            <w:vAlign w:val="center"/>
          </w:tcPr>
          <w:p w14:paraId="523BDF57"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w:t>
            </w:r>
          </w:p>
        </w:tc>
        <w:tc>
          <w:tcPr>
            <w:tcW w:w="990" w:type="dxa"/>
            <w:tcBorders>
              <w:top w:val="nil"/>
              <w:bottom w:val="single" w:sz="16" w:space="0" w:color="000000"/>
            </w:tcBorders>
            <w:shd w:val="clear" w:color="auto" w:fill="FFFFFF"/>
            <w:vAlign w:val="center"/>
          </w:tcPr>
          <w:p w14:paraId="5DF3F1D5"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1170" w:type="dxa"/>
            <w:tcBorders>
              <w:top w:val="nil"/>
              <w:bottom w:val="single" w:sz="16" w:space="0" w:color="000000"/>
            </w:tcBorders>
            <w:shd w:val="clear" w:color="auto" w:fill="FFFFFF"/>
            <w:vAlign w:val="center"/>
          </w:tcPr>
          <w:p w14:paraId="7291616D"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2160" w:type="dxa"/>
            <w:tcBorders>
              <w:top w:val="nil"/>
              <w:bottom w:val="single" w:sz="16" w:space="0" w:color="000000"/>
              <w:right w:val="single" w:sz="16" w:space="0" w:color="000000"/>
            </w:tcBorders>
            <w:shd w:val="clear" w:color="auto" w:fill="FFFFFF"/>
          </w:tcPr>
          <w:p w14:paraId="4E5385C3" w14:textId="77777777" w:rsidR="00B744B7" w:rsidRPr="003E5BA1" w:rsidRDefault="00B744B7" w:rsidP="001748C4">
            <w:pPr>
              <w:spacing w:after="160" w:line="360" w:lineRule="auto"/>
              <w:jc w:val="both"/>
              <w:rPr>
                <w:rFonts w:ascii="Times New Roman" w:hAnsi="Times New Roman" w:cs="Times New Roman"/>
                <w:sz w:val="24"/>
                <w:szCs w:val="24"/>
              </w:rPr>
            </w:pPr>
          </w:p>
        </w:tc>
      </w:tr>
    </w:tbl>
    <w:p w14:paraId="1CEE0FBB" w14:textId="77777777" w:rsidR="00B744B7" w:rsidRPr="001748C4" w:rsidRDefault="00B744B7" w:rsidP="001748C4">
      <w:pPr>
        <w:spacing w:after="160" w:line="360" w:lineRule="auto"/>
        <w:jc w:val="both"/>
        <w:rPr>
          <w:rFonts w:ascii="Times New Roman" w:hAnsi="Times New Roman" w:cs="Times New Roman"/>
          <w:b/>
          <w:bCs/>
          <w:sz w:val="24"/>
          <w:szCs w:val="24"/>
        </w:rPr>
      </w:pPr>
    </w:p>
    <w:p w14:paraId="32D92A50" w14:textId="21A89C87" w:rsidR="008C3D99" w:rsidRPr="003E5BA1" w:rsidRDefault="008C3D99" w:rsidP="003E5BA1">
      <w:pPr>
        <w:pStyle w:val="ListParagraph"/>
        <w:spacing w:line="360" w:lineRule="auto"/>
        <w:ind w:right="-342"/>
        <w:jc w:val="both"/>
        <w:rPr>
          <w:rFonts w:ascii="Times New Roman" w:eastAsia="Times New Roman" w:hAnsi="Times New Roman" w:cs="Times New Roman"/>
          <w:sz w:val="24"/>
          <w:szCs w:val="24"/>
          <w:lang w:eastAsia="en-US"/>
        </w:rPr>
      </w:pPr>
      <w:r w:rsidRPr="001748C4">
        <w:rPr>
          <w:rFonts w:ascii="Times New Roman" w:eastAsia="Times New Roman" w:hAnsi="Times New Roman" w:cs="Times New Roman"/>
          <w:sz w:val="24"/>
          <w:szCs w:val="24"/>
        </w:rPr>
        <w:t xml:space="preserve">From the table 1, out of the 50 total respondents, 29 identified as male. This represents 58% of the total sample, 42 respondents identified as female, making up 42% of the sample at SONARWA. Therefore, the total number of respondents is 50, which accounts for 100% </w:t>
      </w:r>
      <w:r w:rsidRPr="001748C4">
        <w:rPr>
          <w:rFonts w:ascii="Times New Roman" w:eastAsia="Times New Roman" w:hAnsi="Times New Roman" w:cs="Times New Roman"/>
          <w:sz w:val="24"/>
          <w:szCs w:val="24"/>
        </w:rPr>
        <w:lastRenderedPageBreak/>
        <w:t>of the sample. Male</w:t>
      </w:r>
      <w:r w:rsidRPr="001748C4">
        <w:rPr>
          <w:rFonts w:ascii="Times New Roman" w:eastAsia="Times New Roman" w:hAnsi="Times New Roman" w:cs="Times New Roman"/>
          <w:bCs/>
          <w:sz w:val="24"/>
          <w:szCs w:val="24"/>
        </w:rPr>
        <w:t xml:space="preserve"> respondents are in the majority</w:t>
      </w:r>
      <w:r w:rsidRPr="001748C4">
        <w:rPr>
          <w:rFonts w:ascii="Times New Roman" w:eastAsia="Times New Roman" w:hAnsi="Times New Roman" w:cs="Times New Roman"/>
          <w:sz w:val="24"/>
          <w:szCs w:val="24"/>
        </w:rPr>
        <w:t xml:space="preserve">, representing nearly 58% of the total participants and the </w:t>
      </w:r>
      <w:r w:rsidRPr="001748C4">
        <w:rPr>
          <w:rFonts w:ascii="Times New Roman" w:eastAsia="Times New Roman" w:hAnsi="Times New Roman" w:cs="Times New Roman"/>
          <w:bCs/>
          <w:sz w:val="24"/>
          <w:szCs w:val="24"/>
        </w:rPr>
        <w:t>Female respondents</w:t>
      </w:r>
      <w:r w:rsidRPr="001748C4">
        <w:rPr>
          <w:rFonts w:ascii="Times New Roman" w:eastAsia="Times New Roman" w:hAnsi="Times New Roman" w:cs="Times New Roman"/>
          <w:sz w:val="24"/>
          <w:szCs w:val="24"/>
        </w:rPr>
        <w:t xml:space="preserve"> make up a significant minority, accounting for 42% of the sample.</w:t>
      </w:r>
    </w:p>
    <w:p w14:paraId="4C46841B" w14:textId="30F75BFC" w:rsidR="008C3D99" w:rsidRPr="003E5BA1" w:rsidRDefault="00E95315" w:rsidP="003E5BA1">
      <w:pPr>
        <w:pStyle w:val="Heading1"/>
        <w:spacing w:line="360" w:lineRule="auto"/>
        <w:jc w:val="both"/>
        <w:rPr>
          <w:rFonts w:ascii="Times New Roman" w:hAnsi="Times New Roman" w:cs="Times New Roman"/>
          <w:b w:val="0"/>
          <w:bCs w:val="0"/>
        </w:rPr>
      </w:pPr>
      <w:r w:rsidRPr="003E5BA1">
        <w:rPr>
          <w:rFonts w:ascii="Times New Roman" w:hAnsi="Times New Roman" w:cs="Times New Roman"/>
        </w:rPr>
        <w:t xml:space="preserve">   </w:t>
      </w:r>
      <w:bookmarkStart w:id="149" w:name="_Toc202527986"/>
      <w:r w:rsidR="008C3D99" w:rsidRPr="003E5BA1">
        <w:rPr>
          <w:rFonts w:ascii="Times New Roman" w:hAnsi="Times New Roman" w:cs="Times New Roman"/>
        </w:rPr>
        <w:t>4.1.2 The age of the respondents</w:t>
      </w:r>
      <w:bookmarkEnd w:id="149"/>
    </w:p>
    <w:p w14:paraId="645461BB" w14:textId="77777777" w:rsidR="008C3D99" w:rsidRPr="003F2B60" w:rsidRDefault="008C3D99"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 xml:space="preserve">For the statistical control, the age of the respondents can be a confounding variable in research, meaning it might influence the relationship between other variables being studied. By </w:t>
      </w:r>
      <w:r w:rsidRPr="003F2B60">
        <w:rPr>
          <w:rFonts w:ascii="Times New Roman" w:hAnsi="Times New Roman" w:cs="Times New Roman"/>
          <w:sz w:val="24"/>
          <w:szCs w:val="24"/>
        </w:rPr>
        <w:t>accounting for age, researchers can control for its effects and obtain more accurate results.</w:t>
      </w:r>
    </w:p>
    <w:p w14:paraId="7E1A0610" w14:textId="25862A0F" w:rsidR="00B744B7" w:rsidRPr="003F2B60" w:rsidRDefault="003F2B60" w:rsidP="003F2B60">
      <w:pPr>
        <w:pStyle w:val="Caption"/>
        <w:rPr>
          <w:rFonts w:ascii="Times New Roman" w:hAnsi="Times New Roman" w:cs="Times New Roman"/>
          <w:b w:val="0"/>
          <w:bCs w:val="0"/>
          <w:color w:val="auto"/>
          <w:sz w:val="24"/>
          <w:szCs w:val="24"/>
        </w:rPr>
      </w:pPr>
      <w:bookmarkStart w:id="150" w:name="_Toc202527041"/>
      <w:r w:rsidRPr="003F2B60">
        <w:rPr>
          <w:rFonts w:ascii="Times New Roman" w:hAnsi="Times New Roman" w:cs="Times New Roman"/>
          <w:color w:val="auto"/>
          <w:sz w:val="24"/>
          <w:szCs w:val="24"/>
        </w:rPr>
        <w:t xml:space="preserve">Table </w:t>
      </w:r>
      <w:r w:rsidRPr="003F2B60">
        <w:rPr>
          <w:rFonts w:ascii="Times New Roman" w:hAnsi="Times New Roman" w:cs="Times New Roman"/>
          <w:color w:val="auto"/>
          <w:sz w:val="24"/>
          <w:szCs w:val="24"/>
        </w:rPr>
        <w:fldChar w:fldCharType="begin"/>
      </w:r>
      <w:r w:rsidRPr="003F2B60">
        <w:rPr>
          <w:rFonts w:ascii="Times New Roman" w:hAnsi="Times New Roman" w:cs="Times New Roman"/>
          <w:color w:val="auto"/>
          <w:sz w:val="24"/>
          <w:szCs w:val="24"/>
        </w:rPr>
        <w:instrText xml:space="preserve"> SEQ Table \* ARABIC </w:instrText>
      </w:r>
      <w:r w:rsidRPr="003F2B60">
        <w:rPr>
          <w:rFonts w:ascii="Times New Roman" w:hAnsi="Times New Roman" w:cs="Times New Roman"/>
          <w:color w:val="auto"/>
          <w:sz w:val="24"/>
          <w:szCs w:val="24"/>
        </w:rPr>
        <w:fldChar w:fldCharType="separate"/>
      </w:r>
      <w:r w:rsidR="00872BC3">
        <w:rPr>
          <w:rFonts w:ascii="Times New Roman" w:hAnsi="Times New Roman" w:cs="Times New Roman"/>
          <w:noProof/>
          <w:color w:val="auto"/>
          <w:sz w:val="24"/>
          <w:szCs w:val="24"/>
        </w:rPr>
        <w:t>2</w:t>
      </w:r>
      <w:r w:rsidRPr="003F2B60">
        <w:rPr>
          <w:rFonts w:ascii="Times New Roman" w:hAnsi="Times New Roman" w:cs="Times New Roman"/>
          <w:color w:val="auto"/>
          <w:sz w:val="24"/>
          <w:szCs w:val="24"/>
        </w:rPr>
        <w:fldChar w:fldCharType="end"/>
      </w:r>
      <w:r w:rsidRPr="003F2B60">
        <w:rPr>
          <w:rFonts w:ascii="Times New Roman" w:hAnsi="Times New Roman" w:cs="Times New Roman"/>
          <w:color w:val="auto"/>
          <w:sz w:val="24"/>
          <w:szCs w:val="24"/>
        </w:rPr>
        <w:t>: The age of the respondents</w:t>
      </w:r>
      <w:bookmarkEnd w:id="150"/>
    </w:p>
    <w:tbl>
      <w:tblPr>
        <w:tblpPr w:leftFromText="180" w:rightFromText="180" w:vertAnchor="text" w:tblpY="1"/>
        <w:tblOverlap w:val="never"/>
        <w:tblW w:w="74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644"/>
        <w:gridCol w:w="2146"/>
        <w:gridCol w:w="1260"/>
        <w:gridCol w:w="900"/>
        <w:gridCol w:w="990"/>
        <w:gridCol w:w="1557"/>
      </w:tblGrid>
      <w:tr w:rsidR="006E5701" w:rsidRPr="001748C4" w14:paraId="1A59CB62" w14:textId="77777777" w:rsidTr="008C3D99">
        <w:trPr>
          <w:cantSplit/>
        </w:trPr>
        <w:tc>
          <w:tcPr>
            <w:tcW w:w="2790" w:type="dxa"/>
            <w:gridSpan w:val="2"/>
            <w:tcBorders>
              <w:top w:val="single" w:sz="16" w:space="0" w:color="000000"/>
              <w:left w:val="single" w:sz="16" w:space="0" w:color="000000"/>
              <w:bottom w:val="single" w:sz="16" w:space="0" w:color="000000"/>
              <w:right w:val="nil"/>
            </w:tcBorders>
            <w:shd w:val="clear" w:color="auto" w:fill="FFFFFF"/>
          </w:tcPr>
          <w:p w14:paraId="5EE7AD2D" w14:textId="77777777" w:rsidR="00B744B7" w:rsidRPr="001748C4" w:rsidRDefault="00B744B7" w:rsidP="001748C4">
            <w:pPr>
              <w:spacing w:after="160" w:line="360" w:lineRule="auto"/>
              <w:jc w:val="both"/>
              <w:rPr>
                <w:rFonts w:ascii="Times New Roman" w:hAnsi="Times New Roman" w:cs="Times New Roman"/>
                <w:b/>
                <w:bCs/>
                <w:sz w:val="24"/>
                <w:szCs w:val="24"/>
              </w:rPr>
            </w:pPr>
          </w:p>
        </w:tc>
        <w:tc>
          <w:tcPr>
            <w:tcW w:w="1260" w:type="dxa"/>
            <w:tcBorders>
              <w:top w:val="single" w:sz="16" w:space="0" w:color="000000"/>
              <w:left w:val="single" w:sz="16" w:space="0" w:color="000000"/>
              <w:bottom w:val="single" w:sz="16" w:space="0" w:color="000000"/>
            </w:tcBorders>
            <w:shd w:val="clear" w:color="auto" w:fill="FFFFFF"/>
          </w:tcPr>
          <w:p w14:paraId="78EB7860"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Frequency</w:t>
            </w:r>
          </w:p>
        </w:tc>
        <w:tc>
          <w:tcPr>
            <w:tcW w:w="900" w:type="dxa"/>
            <w:tcBorders>
              <w:top w:val="single" w:sz="16" w:space="0" w:color="000000"/>
              <w:bottom w:val="single" w:sz="16" w:space="0" w:color="000000"/>
            </w:tcBorders>
            <w:shd w:val="clear" w:color="auto" w:fill="FFFFFF"/>
          </w:tcPr>
          <w:p w14:paraId="7C7603B1"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Percent</w:t>
            </w:r>
          </w:p>
        </w:tc>
        <w:tc>
          <w:tcPr>
            <w:tcW w:w="990" w:type="dxa"/>
            <w:tcBorders>
              <w:top w:val="single" w:sz="16" w:space="0" w:color="000000"/>
              <w:bottom w:val="single" w:sz="16" w:space="0" w:color="000000"/>
            </w:tcBorders>
            <w:shd w:val="clear" w:color="auto" w:fill="FFFFFF"/>
          </w:tcPr>
          <w:p w14:paraId="56789137"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Valid Percent</w:t>
            </w:r>
          </w:p>
        </w:tc>
        <w:tc>
          <w:tcPr>
            <w:tcW w:w="1557" w:type="dxa"/>
            <w:tcBorders>
              <w:top w:val="single" w:sz="16" w:space="0" w:color="000000"/>
              <w:bottom w:val="single" w:sz="16" w:space="0" w:color="000000"/>
              <w:right w:val="single" w:sz="16" w:space="0" w:color="000000"/>
            </w:tcBorders>
            <w:shd w:val="clear" w:color="auto" w:fill="FFFFFF"/>
          </w:tcPr>
          <w:p w14:paraId="6A67C4D1"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Cumulative Percent</w:t>
            </w:r>
          </w:p>
        </w:tc>
      </w:tr>
      <w:tr w:rsidR="008C3D99" w:rsidRPr="001748C4" w14:paraId="6CF4DD21" w14:textId="77777777" w:rsidTr="008C3D99">
        <w:trPr>
          <w:cantSplit/>
        </w:trPr>
        <w:tc>
          <w:tcPr>
            <w:tcW w:w="644" w:type="dxa"/>
            <w:vMerge w:val="restart"/>
            <w:tcBorders>
              <w:top w:val="single" w:sz="16" w:space="0" w:color="000000"/>
              <w:left w:val="single" w:sz="16" w:space="0" w:color="000000"/>
              <w:bottom w:val="single" w:sz="16" w:space="0" w:color="000000"/>
              <w:right w:val="nil"/>
            </w:tcBorders>
            <w:shd w:val="clear" w:color="auto" w:fill="FFFFFF"/>
            <w:vAlign w:val="center"/>
          </w:tcPr>
          <w:p w14:paraId="704B1FC1" w14:textId="150B4F6C" w:rsidR="00B744B7" w:rsidRPr="003E5BA1" w:rsidRDefault="00E95315"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Valid</w:t>
            </w:r>
          </w:p>
        </w:tc>
        <w:tc>
          <w:tcPr>
            <w:tcW w:w="2146" w:type="dxa"/>
            <w:tcBorders>
              <w:top w:val="single" w:sz="16" w:space="0" w:color="000000"/>
              <w:left w:val="nil"/>
              <w:bottom w:val="nil"/>
              <w:right w:val="single" w:sz="16" w:space="0" w:color="000000"/>
            </w:tcBorders>
            <w:shd w:val="clear" w:color="auto" w:fill="FFFFFF"/>
            <w:vAlign w:val="center"/>
          </w:tcPr>
          <w:p w14:paraId="0D0E23B5" w14:textId="02935FC3"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UNDER  20 YEARS</w:t>
            </w:r>
          </w:p>
        </w:tc>
        <w:tc>
          <w:tcPr>
            <w:tcW w:w="1260" w:type="dxa"/>
            <w:tcBorders>
              <w:top w:val="single" w:sz="16" w:space="0" w:color="000000"/>
              <w:left w:val="single" w:sz="16" w:space="0" w:color="000000"/>
              <w:bottom w:val="nil"/>
            </w:tcBorders>
            <w:shd w:val="clear" w:color="auto" w:fill="FFFFFF"/>
            <w:vAlign w:val="center"/>
          </w:tcPr>
          <w:p w14:paraId="727C7C24"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3</w:t>
            </w:r>
          </w:p>
        </w:tc>
        <w:tc>
          <w:tcPr>
            <w:tcW w:w="900" w:type="dxa"/>
            <w:tcBorders>
              <w:top w:val="single" w:sz="16" w:space="0" w:color="000000"/>
              <w:bottom w:val="nil"/>
            </w:tcBorders>
            <w:shd w:val="clear" w:color="auto" w:fill="FFFFFF"/>
            <w:vAlign w:val="center"/>
          </w:tcPr>
          <w:p w14:paraId="2CB3636C"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6.0</w:t>
            </w:r>
          </w:p>
        </w:tc>
        <w:tc>
          <w:tcPr>
            <w:tcW w:w="990" w:type="dxa"/>
            <w:tcBorders>
              <w:top w:val="single" w:sz="16" w:space="0" w:color="000000"/>
              <w:bottom w:val="nil"/>
            </w:tcBorders>
            <w:shd w:val="clear" w:color="auto" w:fill="FFFFFF"/>
            <w:vAlign w:val="center"/>
          </w:tcPr>
          <w:p w14:paraId="78F9E0E6"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6.0</w:t>
            </w:r>
          </w:p>
        </w:tc>
        <w:tc>
          <w:tcPr>
            <w:tcW w:w="1557" w:type="dxa"/>
            <w:tcBorders>
              <w:top w:val="single" w:sz="16" w:space="0" w:color="000000"/>
              <w:bottom w:val="nil"/>
              <w:right w:val="single" w:sz="16" w:space="0" w:color="000000"/>
            </w:tcBorders>
            <w:shd w:val="clear" w:color="auto" w:fill="FFFFFF"/>
            <w:vAlign w:val="center"/>
          </w:tcPr>
          <w:p w14:paraId="2535E060"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6.0</w:t>
            </w:r>
          </w:p>
        </w:tc>
      </w:tr>
      <w:tr w:rsidR="008C3D99" w:rsidRPr="001748C4" w14:paraId="77FF1F5B" w14:textId="77777777" w:rsidTr="008C3D99">
        <w:trPr>
          <w:cantSplit/>
        </w:trPr>
        <w:tc>
          <w:tcPr>
            <w:tcW w:w="644" w:type="dxa"/>
            <w:vMerge/>
            <w:tcBorders>
              <w:top w:val="single" w:sz="16" w:space="0" w:color="000000"/>
              <w:left w:val="single" w:sz="16" w:space="0" w:color="000000"/>
              <w:bottom w:val="single" w:sz="16" w:space="0" w:color="000000"/>
              <w:right w:val="nil"/>
            </w:tcBorders>
            <w:shd w:val="clear" w:color="auto" w:fill="FFFFFF"/>
            <w:vAlign w:val="center"/>
          </w:tcPr>
          <w:p w14:paraId="1ACA7F5D" w14:textId="77777777" w:rsidR="00B744B7" w:rsidRPr="003E5BA1" w:rsidRDefault="00B744B7" w:rsidP="001748C4">
            <w:pPr>
              <w:spacing w:after="160" w:line="360" w:lineRule="auto"/>
              <w:jc w:val="both"/>
              <w:rPr>
                <w:rFonts w:ascii="Times New Roman" w:hAnsi="Times New Roman" w:cs="Times New Roman"/>
                <w:sz w:val="24"/>
                <w:szCs w:val="24"/>
              </w:rPr>
            </w:pPr>
          </w:p>
        </w:tc>
        <w:tc>
          <w:tcPr>
            <w:tcW w:w="2146" w:type="dxa"/>
            <w:tcBorders>
              <w:top w:val="nil"/>
              <w:left w:val="nil"/>
              <w:bottom w:val="nil"/>
              <w:right w:val="single" w:sz="16" w:space="0" w:color="000000"/>
            </w:tcBorders>
            <w:shd w:val="clear" w:color="auto" w:fill="FFFFFF"/>
            <w:vAlign w:val="center"/>
          </w:tcPr>
          <w:p w14:paraId="6584DD7D"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20-30 YEARS</w:t>
            </w:r>
          </w:p>
        </w:tc>
        <w:tc>
          <w:tcPr>
            <w:tcW w:w="1260" w:type="dxa"/>
            <w:tcBorders>
              <w:top w:val="nil"/>
              <w:left w:val="single" w:sz="16" w:space="0" w:color="000000"/>
              <w:bottom w:val="nil"/>
            </w:tcBorders>
            <w:shd w:val="clear" w:color="auto" w:fill="FFFFFF"/>
            <w:vAlign w:val="center"/>
          </w:tcPr>
          <w:p w14:paraId="3531E1EC"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8</w:t>
            </w:r>
          </w:p>
        </w:tc>
        <w:tc>
          <w:tcPr>
            <w:tcW w:w="900" w:type="dxa"/>
            <w:tcBorders>
              <w:top w:val="nil"/>
              <w:bottom w:val="nil"/>
            </w:tcBorders>
            <w:shd w:val="clear" w:color="auto" w:fill="FFFFFF"/>
            <w:vAlign w:val="center"/>
          </w:tcPr>
          <w:p w14:paraId="55B4E895"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16.0</w:t>
            </w:r>
          </w:p>
        </w:tc>
        <w:tc>
          <w:tcPr>
            <w:tcW w:w="990" w:type="dxa"/>
            <w:tcBorders>
              <w:top w:val="nil"/>
              <w:bottom w:val="nil"/>
            </w:tcBorders>
            <w:shd w:val="clear" w:color="auto" w:fill="FFFFFF"/>
            <w:vAlign w:val="center"/>
          </w:tcPr>
          <w:p w14:paraId="184B91C5"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16.0</w:t>
            </w:r>
          </w:p>
        </w:tc>
        <w:tc>
          <w:tcPr>
            <w:tcW w:w="1557" w:type="dxa"/>
            <w:tcBorders>
              <w:top w:val="nil"/>
              <w:bottom w:val="nil"/>
              <w:right w:val="single" w:sz="16" w:space="0" w:color="000000"/>
            </w:tcBorders>
            <w:shd w:val="clear" w:color="auto" w:fill="FFFFFF"/>
            <w:vAlign w:val="center"/>
          </w:tcPr>
          <w:p w14:paraId="2623ECCA"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22.0</w:t>
            </w:r>
          </w:p>
        </w:tc>
      </w:tr>
      <w:tr w:rsidR="008C3D99" w:rsidRPr="001748C4" w14:paraId="7EA5BEE6" w14:textId="77777777" w:rsidTr="008C3D99">
        <w:trPr>
          <w:cantSplit/>
        </w:trPr>
        <w:tc>
          <w:tcPr>
            <w:tcW w:w="644" w:type="dxa"/>
            <w:vMerge/>
            <w:tcBorders>
              <w:top w:val="single" w:sz="16" w:space="0" w:color="000000"/>
              <w:left w:val="single" w:sz="16" w:space="0" w:color="000000"/>
              <w:bottom w:val="single" w:sz="16" w:space="0" w:color="000000"/>
              <w:right w:val="nil"/>
            </w:tcBorders>
            <w:shd w:val="clear" w:color="auto" w:fill="FFFFFF"/>
            <w:vAlign w:val="center"/>
          </w:tcPr>
          <w:p w14:paraId="66D084AB" w14:textId="77777777" w:rsidR="00B744B7" w:rsidRPr="003E5BA1" w:rsidRDefault="00B744B7" w:rsidP="001748C4">
            <w:pPr>
              <w:spacing w:after="160" w:line="360" w:lineRule="auto"/>
              <w:jc w:val="both"/>
              <w:rPr>
                <w:rFonts w:ascii="Times New Roman" w:hAnsi="Times New Roman" w:cs="Times New Roman"/>
                <w:sz w:val="24"/>
                <w:szCs w:val="24"/>
              </w:rPr>
            </w:pPr>
          </w:p>
        </w:tc>
        <w:tc>
          <w:tcPr>
            <w:tcW w:w="2146" w:type="dxa"/>
            <w:tcBorders>
              <w:top w:val="nil"/>
              <w:left w:val="nil"/>
              <w:bottom w:val="nil"/>
              <w:right w:val="single" w:sz="16" w:space="0" w:color="000000"/>
            </w:tcBorders>
            <w:shd w:val="clear" w:color="auto" w:fill="FFFFFF"/>
            <w:vAlign w:val="center"/>
          </w:tcPr>
          <w:p w14:paraId="687E8410"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31-40 YEARS</w:t>
            </w:r>
          </w:p>
        </w:tc>
        <w:tc>
          <w:tcPr>
            <w:tcW w:w="1260" w:type="dxa"/>
            <w:tcBorders>
              <w:top w:val="nil"/>
              <w:left w:val="single" w:sz="16" w:space="0" w:color="000000"/>
              <w:bottom w:val="nil"/>
            </w:tcBorders>
            <w:shd w:val="clear" w:color="auto" w:fill="FFFFFF"/>
            <w:vAlign w:val="center"/>
          </w:tcPr>
          <w:p w14:paraId="589D41E3"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22</w:t>
            </w:r>
          </w:p>
        </w:tc>
        <w:tc>
          <w:tcPr>
            <w:tcW w:w="900" w:type="dxa"/>
            <w:tcBorders>
              <w:top w:val="nil"/>
              <w:bottom w:val="nil"/>
            </w:tcBorders>
            <w:shd w:val="clear" w:color="auto" w:fill="FFFFFF"/>
            <w:vAlign w:val="center"/>
          </w:tcPr>
          <w:p w14:paraId="23F586C5"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44.0</w:t>
            </w:r>
          </w:p>
        </w:tc>
        <w:tc>
          <w:tcPr>
            <w:tcW w:w="990" w:type="dxa"/>
            <w:tcBorders>
              <w:top w:val="nil"/>
              <w:bottom w:val="nil"/>
            </w:tcBorders>
            <w:shd w:val="clear" w:color="auto" w:fill="FFFFFF"/>
            <w:vAlign w:val="center"/>
          </w:tcPr>
          <w:p w14:paraId="1D3FFD39"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44.0</w:t>
            </w:r>
          </w:p>
        </w:tc>
        <w:tc>
          <w:tcPr>
            <w:tcW w:w="1557" w:type="dxa"/>
            <w:tcBorders>
              <w:top w:val="nil"/>
              <w:bottom w:val="nil"/>
              <w:right w:val="single" w:sz="16" w:space="0" w:color="000000"/>
            </w:tcBorders>
            <w:shd w:val="clear" w:color="auto" w:fill="FFFFFF"/>
            <w:vAlign w:val="center"/>
          </w:tcPr>
          <w:p w14:paraId="3AE23C63"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66.0</w:t>
            </w:r>
          </w:p>
        </w:tc>
      </w:tr>
      <w:tr w:rsidR="008C3D99" w:rsidRPr="001748C4" w14:paraId="6135ADAB" w14:textId="77777777" w:rsidTr="008C3D99">
        <w:trPr>
          <w:cantSplit/>
        </w:trPr>
        <w:tc>
          <w:tcPr>
            <w:tcW w:w="644" w:type="dxa"/>
            <w:vMerge/>
            <w:tcBorders>
              <w:top w:val="single" w:sz="16" w:space="0" w:color="000000"/>
              <w:left w:val="single" w:sz="16" w:space="0" w:color="000000"/>
              <w:bottom w:val="single" w:sz="16" w:space="0" w:color="000000"/>
              <w:right w:val="nil"/>
            </w:tcBorders>
            <w:shd w:val="clear" w:color="auto" w:fill="FFFFFF"/>
            <w:vAlign w:val="center"/>
          </w:tcPr>
          <w:p w14:paraId="173B12D6" w14:textId="77777777" w:rsidR="00B744B7" w:rsidRPr="003E5BA1" w:rsidRDefault="00B744B7" w:rsidP="001748C4">
            <w:pPr>
              <w:spacing w:after="160" w:line="360" w:lineRule="auto"/>
              <w:jc w:val="both"/>
              <w:rPr>
                <w:rFonts w:ascii="Times New Roman" w:hAnsi="Times New Roman" w:cs="Times New Roman"/>
                <w:sz w:val="24"/>
                <w:szCs w:val="24"/>
              </w:rPr>
            </w:pPr>
          </w:p>
        </w:tc>
        <w:tc>
          <w:tcPr>
            <w:tcW w:w="2146" w:type="dxa"/>
            <w:tcBorders>
              <w:top w:val="nil"/>
              <w:left w:val="nil"/>
              <w:bottom w:val="nil"/>
              <w:right w:val="single" w:sz="16" w:space="0" w:color="000000"/>
            </w:tcBorders>
            <w:shd w:val="clear" w:color="auto" w:fill="FFFFFF"/>
            <w:vAlign w:val="center"/>
          </w:tcPr>
          <w:p w14:paraId="504E60E6"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41-50 YEARS</w:t>
            </w:r>
          </w:p>
        </w:tc>
        <w:tc>
          <w:tcPr>
            <w:tcW w:w="1260" w:type="dxa"/>
            <w:tcBorders>
              <w:top w:val="nil"/>
              <w:left w:val="single" w:sz="16" w:space="0" w:color="000000"/>
              <w:bottom w:val="nil"/>
            </w:tcBorders>
            <w:shd w:val="clear" w:color="auto" w:fill="FFFFFF"/>
            <w:vAlign w:val="center"/>
          </w:tcPr>
          <w:p w14:paraId="69E84A7E"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13</w:t>
            </w:r>
          </w:p>
        </w:tc>
        <w:tc>
          <w:tcPr>
            <w:tcW w:w="900" w:type="dxa"/>
            <w:tcBorders>
              <w:top w:val="nil"/>
              <w:bottom w:val="nil"/>
            </w:tcBorders>
            <w:shd w:val="clear" w:color="auto" w:fill="FFFFFF"/>
            <w:vAlign w:val="center"/>
          </w:tcPr>
          <w:p w14:paraId="0F7EB60B"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26.0</w:t>
            </w:r>
          </w:p>
        </w:tc>
        <w:tc>
          <w:tcPr>
            <w:tcW w:w="990" w:type="dxa"/>
            <w:tcBorders>
              <w:top w:val="nil"/>
              <w:bottom w:val="nil"/>
            </w:tcBorders>
            <w:shd w:val="clear" w:color="auto" w:fill="FFFFFF"/>
            <w:vAlign w:val="center"/>
          </w:tcPr>
          <w:p w14:paraId="0B1A778D"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26.0</w:t>
            </w:r>
          </w:p>
        </w:tc>
        <w:tc>
          <w:tcPr>
            <w:tcW w:w="1557" w:type="dxa"/>
            <w:tcBorders>
              <w:top w:val="nil"/>
              <w:bottom w:val="nil"/>
              <w:right w:val="single" w:sz="16" w:space="0" w:color="000000"/>
            </w:tcBorders>
            <w:shd w:val="clear" w:color="auto" w:fill="FFFFFF"/>
            <w:vAlign w:val="center"/>
          </w:tcPr>
          <w:p w14:paraId="11690E81"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92.0</w:t>
            </w:r>
          </w:p>
        </w:tc>
      </w:tr>
      <w:tr w:rsidR="008C3D99" w:rsidRPr="001748C4" w14:paraId="13C75DEB" w14:textId="77777777" w:rsidTr="008C3D99">
        <w:trPr>
          <w:cantSplit/>
        </w:trPr>
        <w:tc>
          <w:tcPr>
            <w:tcW w:w="644" w:type="dxa"/>
            <w:vMerge/>
            <w:tcBorders>
              <w:top w:val="single" w:sz="16" w:space="0" w:color="000000"/>
              <w:left w:val="single" w:sz="16" w:space="0" w:color="000000"/>
              <w:bottom w:val="single" w:sz="16" w:space="0" w:color="000000"/>
              <w:right w:val="nil"/>
            </w:tcBorders>
            <w:shd w:val="clear" w:color="auto" w:fill="FFFFFF"/>
            <w:vAlign w:val="center"/>
          </w:tcPr>
          <w:p w14:paraId="630F692A" w14:textId="77777777" w:rsidR="00B744B7" w:rsidRPr="003E5BA1" w:rsidRDefault="00B744B7" w:rsidP="001748C4">
            <w:pPr>
              <w:spacing w:after="160" w:line="360" w:lineRule="auto"/>
              <w:jc w:val="both"/>
              <w:rPr>
                <w:rFonts w:ascii="Times New Roman" w:hAnsi="Times New Roman" w:cs="Times New Roman"/>
                <w:sz w:val="24"/>
                <w:szCs w:val="24"/>
              </w:rPr>
            </w:pPr>
          </w:p>
        </w:tc>
        <w:tc>
          <w:tcPr>
            <w:tcW w:w="2146" w:type="dxa"/>
            <w:tcBorders>
              <w:top w:val="nil"/>
              <w:left w:val="nil"/>
              <w:bottom w:val="nil"/>
              <w:right w:val="single" w:sz="16" w:space="0" w:color="000000"/>
            </w:tcBorders>
            <w:shd w:val="clear" w:color="auto" w:fill="FFFFFF"/>
            <w:vAlign w:val="center"/>
          </w:tcPr>
          <w:p w14:paraId="61425EDA"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ABOVE 50 YEARS</w:t>
            </w:r>
          </w:p>
        </w:tc>
        <w:tc>
          <w:tcPr>
            <w:tcW w:w="1260" w:type="dxa"/>
            <w:tcBorders>
              <w:top w:val="nil"/>
              <w:left w:val="single" w:sz="16" w:space="0" w:color="000000"/>
              <w:bottom w:val="nil"/>
            </w:tcBorders>
            <w:shd w:val="clear" w:color="auto" w:fill="FFFFFF"/>
            <w:vAlign w:val="center"/>
          </w:tcPr>
          <w:p w14:paraId="4A3DAEEE"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4</w:t>
            </w:r>
          </w:p>
        </w:tc>
        <w:tc>
          <w:tcPr>
            <w:tcW w:w="900" w:type="dxa"/>
            <w:tcBorders>
              <w:top w:val="nil"/>
              <w:bottom w:val="nil"/>
            </w:tcBorders>
            <w:shd w:val="clear" w:color="auto" w:fill="FFFFFF"/>
            <w:vAlign w:val="center"/>
          </w:tcPr>
          <w:p w14:paraId="3B6CC338"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8.0</w:t>
            </w:r>
          </w:p>
        </w:tc>
        <w:tc>
          <w:tcPr>
            <w:tcW w:w="990" w:type="dxa"/>
            <w:tcBorders>
              <w:top w:val="nil"/>
              <w:bottom w:val="nil"/>
            </w:tcBorders>
            <w:shd w:val="clear" w:color="auto" w:fill="FFFFFF"/>
            <w:vAlign w:val="center"/>
          </w:tcPr>
          <w:p w14:paraId="5689FE41"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8.0</w:t>
            </w:r>
          </w:p>
        </w:tc>
        <w:tc>
          <w:tcPr>
            <w:tcW w:w="1557" w:type="dxa"/>
            <w:tcBorders>
              <w:top w:val="nil"/>
              <w:bottom w:val="nil"/>
              <w:right w:val="single" w:sz="16" w:space="0" w:color="000000"/>
            </w:tcBorders>
            <w:shd w:val="clear" w:color="auto" w:fill="FFFFFF"/>
            <w:vAlign w:val="center"/>
          </w:tcPr>
          <w:p w14:paraId="06EBE553"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r>
      <w:tr w:rsidR="008C3D99" w:rsidRPr="001748C4" w14:paraId="6B4A2030" w14:textId="77777777" w:rsidTr="008C3D99">
        <w:trPr>
          <w:cantSplit/>
        </w:trPr>
        <w:tc>
          <w:tcPr>
            <w:tcW w:w="644" w:type="dxa"/>
            <w:vMerge/>
            <w:tcBorders>
              <w:top w:val="single" w:sz="16" w:space="0" w:color="000000"/>
              <w:left w:val="single" w:sz="16" w:space="0" w:color="000000"/>
              <w:bottom w:val="single" w:sz="16" w:space="0" w:color="000000"/>
              <w:right w:val="nil"/>
            </w:tcBorders>
            <w:shd w:val="clear" w:color="auto" w:fill="FFFFFF"/>
            <w:vAlign w:val="center"/>
          </w:tcPr>
          <w:p w14:paraId="1FF17F79" w14:textId="77777777" w:rsidR="00B744B7" w:rsidRPr="003E5BA1" w:rsidRDefault="00B744B7" w:rsidP="001748C4">
            <w:pPr>
              <w:spacing w:after="160" w:line="360" w:lineRule="auto"/>
              <w:jc w:val="both"/>
              <w:rPr>
                <w:rFonts w:ascii="Times New Roman" w:hAnsi="Times New Roman" w:cs="Times New Roman"/>
                <w:sz w:val="24"/>
                <w:szCs w:val="24"/>
              </w:rPr>
            </w:pPr>
          </w:p>
        </w:tc>
        <w:tc>
          <w:tcPr>
            <w:tcW w:w="2146" w:type="dxa"/>
            <w:tcBorders>
              <w:top w:val="nil"/>
              <w:left w:val="nil"/>
              <w:bottom w:val="single" w:sz="16" w:space="0" w:color="000000"/>
              <w:right w:val="single" w:sz="16" w:space="0" w:color="000000"/>
            </w:tcBorders>
            <w:shd w:val="clear" w:color="auto" w:fill="FFFFFF"/>
            <w:vAlign w:val="center"/>
          </w:tcPr>
          <w:p w14:paraId="0EB41429"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Total</w:t>
            </w:r>
          </w:p>
        </w:tc>
        <w:tc>
          <w:tcPr>
            <w:tcW w:w="1260" w:type="dxa"/>
            <w:tcBorders>
              <w:top w:val="nil"/>
              <w:left w:val="single" w:sz="16" w:space="0" w:color="000000"/>
              <w:bottom w:val="single" w:sz="16" w:space="0" w:color="000000"/>
            </w:tcBorders>
            <w:shd w:val="clear" w:color="auto" w:fill="FFFFFF"/>
            <w:vAlign w:val="center"/>
          </w:tcPr>
          <w:p w14:paraId="2D761C26"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w:t>
            </w:r>
          </w:p>
        </w:tc>
        <w:tc>
          <w:tcPr>
            <w:tcW w:w="900" w:type="dxa"/>
            <w:tcBorders>
              <w:top w:val="nil"/>
              <w:bottom w:val="single" w:sz="16" w:space="0" w:color="000000"/>
            </w:tcBorders>
            <w:shd w:val="clear" w:color="auto" w:fill="FFFFFF"/>
            <w:vAlign w:val="center"/>
          </w:tcPr>
          <w:p w14:paraId="27229A93"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990" w:type="dxa"/>
            <w:tcBorders>
              <w:top w:val="nil"/>
              <w:bottom w:val="single" w:sz="16" w:space="0" w:color="000000"/>
            </w:tcBorders>
            <w:shd w:val="clear" w:color="auto" w:fill="FFFFFF"/>
            <w:vAlign w:val="center"/>
          </w:tcPr>
          <w:p w14:paraId="7590B8CA"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1557" w:type="dxa"/>
            <w:tcBorders>
              <w:top w:val="nil"/>
              <w:bottom w:val="single" w:sz="16" w:space="0" w:color="000000"/>
              <w:right w:val="single" w:sz="16" w:space="0" w:color="000000"/>
            </w:tcBorders>
            <w:shd w:val="clear" w:color="auto" w:fill="FFFFFF"/>
          </w:tcPr>
          <w:p w14:paraId="4C0E10D9" w14:textId="77777777" w:rsidR="00B744B7" w:rsidRPr="003E5BA1" w:rsidRDefault="00B744B7" w:rsidP="001748C4">
            <w:pPr>
              <w:spacing w:after="160" w:line="360" w:lineRule="auto"/>
              <w:jc w:val="both"/>
              <w:rPr>
                <w:rFonts w:ascii="Times New Roman" w:hAnsi="Times New Roman" w:cs="Times New Roman"/>
                <w:sz w:val="24"/>
                <w:szCs w:val="24"/>
              </w:rPr>
            </w:pPr>
          </w:p>
        </w:tc>
      </w:tr>
    </w:tbl>
    <w:p w14:paraId="3EEC141B" w14:textId="7F60A0CA" w:rsidR="00B744B7" w:rsidRPr="003E5BA1" w:rsidRDefault="008C3D99"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br w:type="textWrapping" w:clear="all"/>
      </w:r>
    </w:p>
    <w:p w14:paraId="6E622B4E" w14:textId="3E957662" w:rsidR="00B744B7" w:rsidRPr="003E5BA1" w:rsidRDefault="0021549B" w:rsidP="003E5BA1">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 xml:space="preserve">From the table </w:t>
      </w:r>
      <w:r w:rsidRPr="001748C4">
        <w:rPr>
          <w:rFonts w:ascii="Times New Roman" w:hAnsi="Times New Roman" w:cs="Times New Roman"/>
          <w:sz w:val="24"/>
          <w:szCs w:val="24"/>
        </w:rPr>
        <w:t>2</w:t>
      </w:r>
      <w:r w:rsidRPr="003E5BA1">
        <w:rPr>
          <w:rFonts w:ascii="Times New Roman" w:hAnsi="Times New Roman" w:cs="Times New Roman"/>
          <w:sz w:val="24"/>
          <w:szCs w:val="24"/>
        </w:rPr>
        <w:t xml:space="preserve">, the </w:t>
      </w:r>
      <w:r w:rsidRPr="001748C4">
        <w:rPr>
          <w:rFonts w:ascii="Times New Roman" w:hAnsi="Times New Roman" w:cs="Times New Roman"/>
          <w:sz w:val="24"/>
          <w:szCs w:val="24"/>
        </w:rPr>
        <w:t>31</w:t>
      </w:r>
      <w:r w:rsidRPr="003E5BA1">
        <w:rPr>
          <w:rFonts w:ascii="Times New Roman" w:hAnsi="Times New Roman" w:cs="Times New Roman"/>
          <w:sz w:val="24"/>
          <w:szCs w:val="24"/>
        </w:rPr>
        <w:t>-</w:t>
      </w:r>
      <w:r w:rsidRPr="001748C4">
        <w:rPr>
          <w:rFonts w:ascii="Times New Roman" w:hAnsi="Times New Roman" w:cs="Times New Roman"/>
          <w:sz w:val="24"/>
          <w:szCs w:val="24"/>
        </w:rPr>
        <w:t>40</w:t>
      </w:r>
      <w:r w:rsidRPr="003E5BA1">
        <w:rPr>
          <w:rFonts w:ascii="Times New Roman" w:hAnsi="Times New Roman" w:cs="Times New Roman"/>
          <w:sz w:val="24"/>
          <w:szCs w:val="24"/>
        </w:rPr>
        <w:t xml:space="preserve">Years Old: This age group has the highest number of respondents, with </w:t>
      </w:r>
      <w:r w:rsidRPr="001748C4">
        <w:rPr>
          <w:rFonts w:ascii="Times New Roman" w:hAnsi="Times New Roman" w:cs="Times New Roman"/>
          <w:sz w:val="24"/>
          <w:szCs w:val="24"/>
        </w:rPr>
        <w:t>22</w:t>
      </w:r>
      <w:r w:rsidR="002F44E7" w:rsidRPr="001748C4">
        <w:rPr>
          <w:rFonts w:ascii="Times New Roman" w:hAnsi="Times New Roman" w:cs="Times New Roman"/>
          <w:sz w:val="24"/>
          <w:szCs w:val="24"/>
        </w:rPr>
        <w:t xml:space="preserve"> </w:t>
      </w:r>
      <w:r w:rsidRPr="003E5BA1">
        <w:rPr>
          <w:rFonts w:ascii="Times New Roman" w:hAnsi="Times New Roman" w:cs="Times New Roman"/>
          <w:sz w:val="24"/>
          <w:szCs w:val="24"/>
        </w:rPr>
        <w:t>individuals, representing 4</w:t>
      </w:r>
      <w:r w:rsidRPr="001748C4">
        <w:rPr>
          <w:rFonts w:ascii="Times New Roman" w:hAnsi="Times New Roman" w:cs="Times New Roman"/>
          <w:sz w:val="24"/>
          <w:szCs w:val="24"/>
        </w:rPr>
        <w:t>4</w:t>
      </w:r>
      <w:r w:rsidRPr="003E5BA1">
        <w:rPr>
          <w:rFonts w:ascii="Times New Roman" w:hAnsi="Times New Roman" w:cs="Times New Roman"/>
          <w:sz w:val="24"/>
          <w:szCs w:val="24"/>
        </w:rPr>
        <w:t xml:space="preserve">% of the total sample. This means nearly half of the respondents fall within this age range. The </w:t>
      </w:r>
      <w:r w:rsidRPr="001748C4">
        <w:rPr>
          <w:rFonts w:ascii="Times New Roman" w:hAnsi="Times New Roman" w:cs="Times New Roman"/>
          <w:sz w:val="24"/>
          <w:szCs w:val="24"/>
        </w:rPr>
        <w:t>41</w:t>
      </w:r>
      <w:r w:rsidRPr="003E5BA1">
        <w:rPr>
          <w:rFonts w:ascii="Times New Roman" w:hAnsi="Times New Roman" w:cs="Times New Roman"/>
          <w:sz w:val="24"/>
          <w:szCs w:val="24"/>
        </w:rPr>
        <w:t>-</w:t>
      </w:r>
      <w:r w:rsidRPr="001748C4">
        <w:rPr>
          <w:rFonts w:ascii="Times New Roman" w:hAnsi="Times New Roman" w:cs="Times New Roman"/>
          <w:sz w:val="24"/>
          <w:szCs w:val="24"/>
        </w:rPr>
        <w:t>50</w:t>
      </w:r>
      <w:r w:rsidRPr="003E5BA1">
        <w:rPr>
          <w:rFonts w:ascii="Times New Roman" w:hAnsi="Times New Roman" w:cs="Times New Roman"/>
          <w:sz w:val="24"/>
          <w:szCs w:val="24"/>
        </w:rPr>
        <w:t xml:space="preserve"> Years Old: The second largest group consists of </w:t>
      </w:r>
      <w:r w:rsidRPr="001748C4">
        <w:rPr>
          <w:rFonts w:ascii="Times New Roman" w:hAnsi="Times New Roman" w:cs="Times New Roman"/>
          <w:sz w:val="24"/>
          <w:szCs w:val="24"/>
        </w:rPr>
        <w:t xml:space="preserve">13 </w:t>
      </w:r>
      <w:r w:rsidRPr="003E5BA1">
        <w:rPr>
          <w:rFonts w:ascii="Times New Roman" w:hAnsi="Times New Roman" w:cs="Times New Roman"/>
          <w:sz w:val="24"/>
          <w:szCs w:val="24"/>
        </w:rPr>
        <w:t xml:space="preserve">respondents, accounting for </w:t>
      </w:r>
      <w:r w:rsidRPr="001748C4">
        <w:rPr>
          <w:rFonts w:ascii="Times New Roman" w:hAnsi="Times New Roman" w:cs="Times New Roman"/>
          <w:sz w:val="24"/>
          <w:szCs w:val="24"/>
        </w:rPr>
        <w:t>26</w:t>
      </w:r>
      <w:r w:rsidRPr="003E5BA1">
        <w:rPr>
          <w:rFonts w:ascii="Times New Roman" w:hAnsi="Times New Roman" w:cs="Times New Roman"/>
          <w:sz w:val="24"/>
          <w:szCs w:val="24"/>
        </w:rPr>
        <w:t>% of the total. The 2</w:t>
      </w:r>
      <w:r w:rsidRPr="001748C4">
        <w:rPr>
          <w:rFonts w:ascii="Times New Roman" w:hAnsi="Times New Roman" w:cs="Times New Roman"/>
          <w:sz w:val="24"/>
          <w:szCs w:val="24"/>
        </w:rPr>
        <w:t>0</w:t>
      </w:r>
      <w:r w:rsidRPr="003E5BA1">
        <w:rPr>
          <w:rFonts w:ascii="Times New Roman" w:hAnsi="Times New Roman" w:cs="Times New Roman"/>
          <w:sz w:val="24"/>
          <w:szCs w:val="24"/>
        </w:rPr>
        <w:t>-3</w:t>
      </w:r>
      <w:r w:rsidRPr="001748C4">
        <w:rPr>
          <w:rFonts w:ascii="Times New Roman" w:hAnsi="Times New Roman" w:cs="Times New Roman"/>
          <w:sz w:val="24"/>
          <w:szCs w:val="24"/>
        </w:rPr>
        <w:t>0</w:t>
      </w:r>
      <w:r w:rsidRPr="003E5BA1">
        <w:rPr>
          <w:rFonts w:ascii="Times New Roman" w:hAnsi="Times New Roman" w:cs="Times New Roman"/>
          <w:sz w:val="24"/>
          <w:szCs w:val="24"/>
        </w:rPr>
        <w:t xml:space="preserve"> Years Old: There are </w:t>
      </w:r>
      <w:r w:rsidRPr="001748C4">
        <w:rPr>
          <w:rFonts w:ascii="Times New Roman" w:hAnsi="Times New Roman" w:cs="Times New Roman"/>
          <w:sz w:val="24"/>
          <w:szCs w:val="24"/>
        </w:rPr>
        <w:t>8</w:t>
      </w:r>
      <w:r w:rsidRPr="003E5BA1">
        <w:rPr>
          <w:rFonts w:ascii="Times New Roman" w:hAnsi="Times New Roman" w:cs="Times New Roman"/>
          <w:sz w:val="24"/>
          <w:szCs w:val="24"/>
        </w:rPr>
        <w:t xml:space="preserve"> respondents in this age range, representing 1</w:t>
      </w:r>
      <w:r w:rsidRPr="001748C4">
        <w:rPr>
          <w:rFonts w:ascii="Times New Roman" w:hAnsi="Times New Roman" w:cs="Times New Roman"/>
          <w:sz w:val="24"/>
          <w:szCs w:val="24"/>
        </w:rPr>
        <w:t>6</w:t>
      </w:r>
      <w:r w:rsidRPr="003E5BA1">
        <w:rPr>
          <w:rFonts w:ascii="Times New Roman" w:hAnsi="Times New Roman" w:cs="Times New Roman"/>
          <w:sz w:val="24"/>
          <w:szCs w:val="24"/>
        </w:rPr>
        <w:t xml:space="preserve">% of the sample. The </w:t>
      </w:r>
      <w:r w:rsidRPr="001748C4">
        <w:rPr>
          <w:rFonts w:ascii="Times New Roman" w:hAnsi="Times New Roman" w:cs="Times New Roman"/>
          <w:sz w:val="24"/>
          <w:szCs w:val="24"/>
        </w:rPr>
        <w:t>50</w:t>
      </w:r>
      <w:r w:rsidRPr="003E5BA1">
        <w:rPr>
          <w:rFonts w:ascii="Times New Roman" w:hAnsi="Times New Roman" w:cs="Times New Roman"/>
          <w:sz w:val="24"/>
          <w:szCs w:val="24"/>
        </w:rPr>
        <w:t xml:space="preserve"> and above: Only </w:t>
      </w:r>
      <w:r w:rsidRPr="001748C4">
        <w:rPr>
          <w:rFonts w:ascii="Times New Roman" w:hAnsi="Times New Roman" w:cs="Times New Roman"/>
          <w:sz w:val="24"/>
          <w:szCs w:val="24"/>
        </w:rPr>
        <w:t>4</w:t>
      </w:r>
      <w:r w:rsidRPr="003E5BA1">
        <w:rPr>
          <w:rFonts w:ascii="Times New Roman" w:hAnsi="Times New Roman" w:cs="Times New Roman"/>
          <w:sz w:val="24"/>
          <w:szCs w:val="24"/>
        </w:rPr>
        <w:t xml:space="preserve"> respondents are in this age group</w:t>
      </w:r>
      <w:r w:rsidRPr="001748C4">
        <w:rPr>
          <w:rFonts w:ascii="Times New Roman" w:hAnsi="Times New Roman" w:cs="Times New Roman"/>
          <w:sz w:val="24"/>
          <w:szCs w:val="24"/>
        </w:rPr>
        <w:t xml:space="preserve"> representing 8% of the sample</w:t>
      </w:r>
      <w:r w:rsidRPr="003E5BA1">
        <w:rPr>
          <w:rFonts w:ascii="Times New Roman" w:hAnsi="Times New Roman" w:cs="Times New Roman"/>
          <w:sz w:val="24"/>
          <w:szCs w:val="24"/>
        </w:rPr>
        <w:t xml:space="preserve">, </w:t>
      </w:r>
      <w:r w:rsidRPr="001748C4">
        <w:rPr>
          <w:rFonts w:ascii="Times New Roman" w:hAnsi="Times New Roman" w:cs="Times New Roman"/>
          <w:sz w:val="24"/>
          <w:szCs w:val="24"/>
        </w:rPr>
        <w:t xml:space="preserve">under 20years old there are 3 respondents </w:t>
      </w:r>
      <w:r w:rsidRPr="003E5BA1">
        <w:rPr>
          <w:rFonts w:ascii="Times New Roman" w:hAnsi="Times New Roman" w:cs="Times New Roman"/>
          <w:sz w:val="24"/>
          <w:szCs w:val="24"/>
        </w:rPr>
        <w:t xml:space="preserve">making up a very small portion of the sample at </w:t>
      </w:r>
      <w:r w:rsidRPr="001748C4">
        <w:rPr>
          <w:rFonts w:ascii="Times New Roman" w:hAnsi="Times New Roman" w:cs="Times New Roman"/>
          <w:sz w:val="24"/>
          <w:szCs w:val="24"/>
        </w:rPr>
        <w:t>6</w:t>
      </w:r>
      <w:r w:rsidRPr="003E5BA1">
        <w:rPr>
          <w:rFonts w:ascii="Times New Roman" w:hAnsi="Times New Roman" w:cs="Times New Roman"/>
          <w:sz w:val="24"/>
          <w:szCs w:val="24"/>
        </w:rPr>
        <w:t>%. The total number of respondents is</w:t>
      </w:r>
      <w:r w:rsidRPr="001748C4">
        <w:rPr>
          <w:rFonts w:ascii="Times New Roman" w:hAnsi="Times New Roman" w:cs="Times New Roman"/>
          <w:sz w:val="24"/>
          <w:szCs w:val="24"/>
        </w:rPr>
        <w:t xml:space="preserve"> 50</w:t>
      </w:r>
      <w:r w:rsidRPr="003E5BA1">
        <w:rPr>
          <w:rFonts w:ascii="Times New Roman" w:hAnsi="Times New Roman" w:cs="Times New Roman"/>
          <w:sz w:val="24"/>
          <w:szCs w:val="24"/>
        </w:rPr>
        <w:t xml:space="preserve">, covering 100% of the sample. The data indicates a significant concentration of younger participants, particularly those aged </w:t>
      </w:r>
      <w:r w:rsidR="002F44E7" w:rsidRPr="001748C4">
        <w:rPr>
          <w:rFonts w:ascii="Times New Roman" w:hAnsi="Times New Roman" w:cs="Times New Roman"/>
          <w:sz w:val="24"/>
          <w:szCs w:val="24"/>
        </w:rPr>
        <w:t>31-40 years old</w:t>
      </w:r>
      <w:r w:rsidRPr="003E5BA1">
        <w:rPr>
          <w:rFonts w:ascii="Times New Roman" w:hAnsi="Times New Roman" w:cs="Times New Roman"/>
          <w:sz w:val="24"/>
          <w:szCs w:val="24"/>
        </w:rPr>
        <w:t>, which could influence the results and interpretations of the study which will be helpful of this study</w:t>
      </w:r>
      <w:r w:rsidR="002F44E7" w:rsidRPr="001748C4">
        <w:rPr>
          <w:rFonts w:ascii="Times New Roman" w:hAnsi="Times New Roman" w:cs="Times New Roman"/>
          <w:b/>
          <w:bCs/>
          <w:sz w:val="24"/>
          <w:szCs w:val="24"/>
        </w:rPr>
        <w:t>.</w:t>
      </w:r>
    </w:p>
    <w:p w14:paraId="00D108D1" w14:textId="77777777" w:rsidR="002F44E7" w:rsidRPr="001748C4" w:rsidRDefault="002F44E7" w:rsidP="001748C4">
      <w:pPr>
        <w:spacing w:after="160" w:line="360" w:lineRule="auto"/>
        <w:ind w:left="720"/>
        <w:jc w:val="both"/>
        <w:rPr>
          <w:rFonts w:ascii="Times New Roman" w:hAnsi="Times New Roman" w:cs="Times New Roman"/>
          <w:b/>
          <w:bCs/>
          <w:sz w:val="24"/>
          <w:szCs w:val="24"/>
        </w:rPr>
      </w:pPr>
    </w:p>
    <w:p w14:paraId="11C4C4D5" w14:textId="235E53F5" w:rsidR="002F44E7" w:rsidRPr="003E5BA1" w:rsidRDefault="002F44E7" w:rsidP="003E5BA1">
      <w:pPr>
        <w:pStyle w:val="Heading1"/>
        <w:spacing w:line="360" w:lineRule="auto"/>
        <w:jc w:val="both"/>
        <w:rPr>
          <w:rFonts w:ascii="Times New Roman" w:eastAsia="Times New Roman" w:hAnsi="Times New Roman" w:cs="Times New Roman"/>
          <w:b w:val="0"/>
          <w:bCs w:val="0"/>
          <w:color w:val="404040"/>
          <w:lang w:eastAsia="en-US"/>
        </w:rPr>
      </w:pPr>
      <w:bookmarkStart w:id="151" w:name="_Toc202527987"/>
      <w:r w:rsidRPr="003E5BA1">
        <w:rPr>
          <w:rFonts w:ascii="Times New Roman" w:hAnsi="Times New Roman" w:cs="Times New Roman"/>
        </w:rPr>
        <w:lastRenderedPageBreak/>
        <w:t>4.1.3</w:t>
      </w:r>
      <w:r w:rsidRPr="003E5BA1">
        <w:rPr>
          <w:rFonts w:ascii="Times New Roman" w:eastAsia="Times New Roman" w:hAnsi="Times New Roman" w:cs="Times New Roman"/>
          <w:color w:val="404040"/>
          <w:lang w:eastAsia="en-US"/>
        </w:rPr>
        <w:t xml:space="preserve"> </w:t>
      </w:r>
      <w:r w:rsidRPr="003E5BA1">
        <w:rPr>
          <w:rFonts w:ascii="Times New Roman" w:hAnsi="Times New Roman" w:cs="Times New Roman"/>
        </w:rPr>
        <w:t>CURRENT POSITION OF RESPONDENT</w:t>
      </w:r>
      <w:bookmarkEnd w:id="151"/>
    </w:p>
    <w:p w14:paraId="21938851" w14:textId="55F421E2" w:rsidR="002F44E7" w:rsidRPr="003E5BA1" w:rsidRDefault="002F44E7" w:rsidP="003E5BA1">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The respondents' positions help determine whether corporate governance perceptions differ across hierarchical levels.</w:t>
      </w:r>
    </w:p>
    <w:p w14:paraId="0BDDA630" w14:textId="77777777" w:rsidR="003F2B60" w:rsidRDefault="003F2B60" w:rsidP="003F2B60">
      <w:pPr>
        <w:pStyle w:val="Caption"/>
        <w:rPr>
          <w:rFonts w:ascii="Times New Roman" w:hAnsi="Times New Roman" w:cs="Times New Roman"/>
          <w:color w:val="auto"/>
          <w:sz w:val="24"/>
          <w:szCs w:val="24"/>
        </w:rPr>
      </w:pPr>
    </w:p>
    <w:p w14:paraId="33E13CCE" w14:textId="535A83D8" w:rsidR="002F44E7" w:rsidRPr="003F2B60" w:rsidRDefault="003F2B60" w:rsidP="003F2B60">
      <w:pPr>
        <w:pStyle w:val="Caption"/>
        <w:rPr>
          <w:rFonts w:ascii="Times New Roman" w:hAnsi="Times New Roman" w:cs="Times New Roman"/>
          <w:color w:val="auto"/>
          <w:sz w:val="24"/>
          <w:szCs w:val="24"/>
        </w:rPr>
      </w:pPr>
      <w:bookmarkStart w:id="152" w:name="_Toc202527042"/>
      <w:r w:rsidRPr="003F2B60">
        <w:rPr>
          <w:rFonts w:ascii="Times New Roman" w:hAnsi="Times New Roman" w:cs="Times New Roman"/>
          <w:color w:val="auto"/>
          <w:sz w:val="24"/>
          <w:szCs w:val="24"/>
        </w:rPr>
        <w:t xml:space="preserve">Table </w:t>
      </w:r>
      <w:r w:rsidRPr="003F2B60">
        <w:rPr>
          <w:rFonts w:ascii="Times New Roman" w:hAnsi="Times New Roman" w:cs="Times New Roman"/>
          <w:color w:val="auto"/>
          <w:sz w:val="24"/>
          <w:szCs w:val="24"/>
        </w:rPr>
        <w:fldChar w:fldCharType="begin"/>
      </w:r>
      <w:r w:rsidRPr="003F2B60">
        <w:rPr>
          <w:rFonts w:ascii="Times New Roman" w:hAnsi="Times New Roman" w:cs="Times New Roman"/>
          <w:color w:val="auto"/>
          <w:sz w:val="24"/>
          <w:szCs w:val="24"/>
        </w:rPr>
        <w:instrText xml:space="preserve"> SEQ Table \* ARABIC </w:instrText>
      </w:r>
      <w:r w:rsidRPr="003F2B60">
        <w:rPr>
          <w:rFonts w:ascii="Times New Roman" w:hAnsi="Times New Roman" w:cs="Times New Roman"/>
          <w:color w:val="auto"/>
          <w:sz w:val="24"/>
          <w:szCs w:val="24"/>
        </w:rPr>
        <w:fldChar w:fldCharType="separate"/>
      </w:r>
      <w:r w:rsidR="00872BC3">
        <w:rPr>
          <w:rFonts w:ascii="Times New Roman" w:hAnsi="Times New Roman" w:cs="Times New Roman"/>
          <w:noProof/>
          <w:color w:val="auto"/>
          <w:sz w:val="24"/>
          <w:szCs w:val="24"/>
        </w:rPr>
        <w:t>3</w:t>
      </w:r>
      <w:r w:rsidRPr="003F2B60">
        <w:rPr>
          <w:rFonts w:ascii="Times New Roman" w:hAnsi="Times New Roman" w:cs="Times New Roman"/>
          <w:color w:val="auto"/>
          <w:sz w:val="24"/>
          <w:szCs w:val="24"/>
        </w:rPr>
        <w:fldChar w:fldCharType="end"/>
      </w:r>
      <w:r w:rsidRPr="003F2B60">
        <w:rPr>
          <w:rFonts w:ascii="Times New Roman" w:hAnsi="Times New Roman" w:cs="Times New Roman"/>
          <w:color w:val="auto"/>
          <w:sz w:val="24"/>
          <w:szCs w:val="24"/>
        </w:rPr>
        <w:t>: Position of Respondents</w:t>
      </w:r>
      <w:bookmarkEnd w:id="152"/>
    </w:p>
    <w:tbl>
      <w:tblPr>
        <w:tblW w:w="7312"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90"/>
        <w:gridCol w:w="1890"/>
        <w:gridCol w:w="1080"/>
        <w:gridCol w:w="900"/>
        <w:gridCol w:w="1080"/>
        <w:gridCol w:w="1372"/>
      </w:tblGrid>
      <w:tr w:rsidR="003E5BA1" w:rsidRPr="001748C4" w14:paraId="70F5117E" w14:textId="77777777" w:rsidTr="003E5BA1">
        <w:trPr>
          <w:cantSplit/>
        </w:trPr>
        <w:tc>
          <w:tcPr>
            <w:tcW w:w="2880" w:type="dxa"/>
            <w:gridSpan w:val="2"/>
            <w:tcBorders>
              <w:top w:val="single" w:sz="16" w:space="0" w:color="000000"/>
              <w:left w:val="single" w:sz="16" w:space="0" w:color="000000"/>
              <w:bottom w:val="single" w:sz="16" w:space="0" w:color="000000"/>
              <w:right w:val="nil"/>
            </w:tcBorders>
            <w:shd w:val="clear" w:color="auto" w:fill="FFFFFF"/>
          </w:tcPr>
          <w:p w14:paraId="01D0FFBB" w14:textId="77777777" w:rsidR="002C6D2F" w:rsidRPr="001748C4" w:rsidRDefault="002C6D2F" w:rsidP="003E5BA1">
            <w:pPr>
              <w:spacing w:line="360" w:lineRule="auto"/>
              <w:jc w:val="both"/>
              <w:rPr>
                <w:rFonts w:ascii="Times New Roman" w:hAnsi="Times New Roman" w:cs="Times New Roman"/>
                <w:b/>
                <w:bCs/>
                <w:sz w:val="24"/>
                <w:szCs w:val="24"/>
              </w:rPr>
            </w:pPr>
          </w:p>
        </w:tc>
        <w:tc>
          <w:tcPr>
            <w:tcW w:w="1080" w:type="dxa"/>
            <w:tcBorders>
              <w:top w:val="single" w:sz="16" w:space="0" w:color="000000"/>
              <w:left w:val="single" w:sz="16" w:space="0" w:color="000000"/>
              <w:bottom w:val="single" w:sz="16" w:space="0" w:color="000000"/>
            </w:tcBorders>
            <w:shd w:val="clear" w:color="auto" w:fill="FFFFFF"/>
          </w:tcPr>
          <w:p w14:paraId="49EF6494"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Frequency</w:t>
            </w:r>
          </w:p>
        </w:tc>
        <w:tc>
          <w:tcPr>
            <w:tcW w:w="900" w:type="dxa"/>
            <w:tcBorders>
              <w:top w:val="single" w:sz="16" w:space="0" w:color="000000"/>
              <w:bottom w:val="single" w:sz="16" w:space="0" w:color="000000"/>
            </w:tcBorders>
            <w:shd w:val="clear" w:color="auto" w:fill="FFFFFF"/>
          </w:tcPr>
          <w:p w14:paraId="7FF24BB8"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Percent</w:t>
            </w:r>
          </w:p>
        </w:tc>
        <w:tc>
          <w:tcPr>
            <w:tcW w:w="1080" w:type="dxa"/>
            <w:tcBorders>
              <w:top w:val="single" w:sz="16" w:space="0" w:color="000000"/>
              <w:bottom w:val="single" w:sz="16" w:space="0" w:color="000000"/>
            </w:tcBorders>
            <w:shd w:val="clear" w:color="auto" w:fill="FFFFFF"/>
          </w:tcPr>
          <w:p w14:paraId="0D4FCD67"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Valid Percent</w:t>
            </w:r>
          </w:p>
        </w:tc>
        <w:tc>
          <w:tcPr>
            <w:tcW w:w="1372" w:type="dxa"/>
            <w:tcBorders>
              <w:top w:val="single" w:sz="16" w:space="0" w:color="000000"/>
              <w:bottom w:val="single" w:sz="16" w:space="0" w:color="000000"/>
              <w:right w:val="single" w:sz="16" w:space="0" w:color="000000"/>
            </w:tcBorders>
            <w:shd w:val="clear" w:color="auto" w:fill="FFFFFF"/>
          </w:tcPr>
          <w:p w14:paraId="4987B020"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Cumulative Percent</w:t>
            </w:r>
          </w:p>
        </w:tc>
      </w:tr>
      <w:tr w:rsidR="006E5701" w:rsidRPr="001748C4" w14:paraId="6D8BF693" w14:textId="77777777" w:rsidTr="004B7882">
        <w:trPr>
          <w:cantSplit/>
        </w:trPr>
        <w:tc>
          <w:tcPr>
            <w:tcW w:w="990" w:type="dxa"/>
            <w:vMerge w:val="restart"/>
            <w:tcBorders>
              <w:top w:val="single" w:sz="16" w:space="0" w:color="000000"/>
              <w:left w:val="single" w:sz="16" w:space="0" w:color="000000"/>
              <w:bottom w:val="single" w:sz="16" w:space="0" w:color="000000"/>
              <w:right w:val="nil"/>
            </w:tcBorders>
            <w:shd w:val="clear" w:color="auto" w:fill="FFFFFF"/>
            <w:vAlign w:val="center"/>
          </w:tcPr>
          <w:p w14:paraId="4684B327" w14:textId="28BB7044" w:rsidR="002C6D2F" w:rsidRPr="003E5BA1" w:rsidRDefault="00E95315"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Valid</w:t>
            </w:r>
          </w:p>
        </w:tc>
        <w:tc>
          <w:tcPr>
            <w:tcW w:w="1890" w:type="dxa"/>
            <w:tcBorders>
              <w:top w:val="single" w:sz="16" w:space="0" w:color="000000"/>
              <w:left w:val="nil"/>
              <w:bottom w:val="nil"/>
              <w:right w:val="single" w:sz="16" w:space="0" w:color="000000"/>
            </w:tcBorders>
            <w:shd w:val="clear" w:color="auto" w:fill="FFFFFF"/>
            <w:vAlign w:val="center"/>
          </w:tcPr>
          <w:p w14:paraId="6BD9C5E4"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JUNIOR STAFF</w:t>
            </w:r>
          </w:p>
        </w:tc>
        <w:tc>
          <w:tcPr>
            <w:tcW w:w="1080" w:type="dxa"/>
            <w:tcBorders>
              <w:top w:val="single" w:sz="16" w:space="0" w:color="000000"/>
              <w:left w:val="single" w:sz="16" w:space="0" w:color="000000"/>
              <w:bottom w:val="nil"/>
            </w:tcBorders>
            <w:shd w:val="clear" w:color="auto" w:fill="FFFFFF"/>
            <w:vAlign w:val="center"/>
          </w:tcPr>
          <w:p w14:paraId="1C89BD28"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16</w:t>
            </w:r>
          </w:p>
        </w:tc>
        <w:tc>
          <w:tcPr>
            <w:tcW w:w="900" w:type="dxa"/>
            <w:tcBorders>
              <w:top w:val="single" w:sz="16" w:space="0" w:color="000000"/>
              <w:bottom w:val="nil"/>
            </w:tcBorders>
            <w:shd w:val="clear" w:color="auto" w:fill="FFFFFF"/>
            <w:vAlign w:val="center"/>
          </w:tcPr>
          <w:p w14:paraId="6B2A6EC9"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32.0</w:t>
            </w:r>
          </w:p>
        </w:tc>
        <w:tc>
          <w:tcPr>
            <w:tcW w:w="1080" w:type="dxa"/>
            <w:tcBorders>
              <w:top w:val="single" w:sz="16" w:space="0" w:color="000000"/>
              <w:bottom w:val="nil"/>
            </w:tcBorders>
            <w:shd w:val="clear" w:color="auto" w:fill="FFFFFF"/>
            <w:vAlign w:val="center"/>
          </w:tcPr>
          <w:p w14:paraId="55E90B41"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32.0</w:t>
            </w:r>
          </w:p>
        </w:tc>
        <w:tc>
          <w:tcPr>
            <w:tcW w:w="1372" w:type="dxa"/>
            <w:tcBorders>
              <w:top w:val="single" w:sz="16" w:space="0" w:color="000000"/>
              <w:bottom w:val="nil"/>
              <w:right w:val="single" w:sz="16" w:space="0" w:color="000000"/>
            </w:tcBorders>
            <w:shd w:val="clear" w:color="auto" w:fill="FFFFFF"/>
            <w:vAlign w:val="center"/>
          </w:tcPr>
          <w:p w14:paraId="6861AEBA"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32.0</w:t>
            </w:r>
          </w:p>
        </w:tc>
      </w:tr>
      <w:tr w:rsidR="006E5701" w:rsidRPr="001748C4" w14:paraId="57C3B544" w14:textId="77777777" w:rsidTr="004B7882">
        <w:trPr>
          <w:cantSplit/>
        </w:trPr>
        <w:tc>
          <w:tcPr>
            <w:tcW w:w="990" w:type="dxa"/>
            <w:vMerge/>
            <w:tcBorders>
              <w:top w:val="single" w:sz="16" w:space="0" w:color="000000"/>
              <w:left w:val="single" w:sz="16" w:space="0" w:color="000000"/>
              <w:bottom w:val="single" w:sz="16" w:space="0" w:color="000000"/>
              <w:right w:val="nil"/>
            </w:tcBorders>
            <w:shd w:val="clear" w:color="auto" w:fill="FFFFFF"/>
            <w:vAlign w:val="center"/>
          </w:tcPr>
          <w:p w14:paraId="6C315686" w14:textId="77777777" w:rsidR="002C6D2F" w:rsidRPr="003E5BA1" w:rsidRDefault="002C6D2F" w:rsidP="001748C4">
            <w:pPr>
              <w:spacing w:after="160" w:line="360" w:lineRule="auto"/>
              <w:jc w:val="both"/>
              <w:rPr>
                <w:rFonts w:ascii="Times New Roman" w:hAnsi="Times New Roman" w:cs="Times New Roman"/>
                <w:sz w:val="24"/>
                <w:szCs w:val="24"/>
              </w:rPr>
            </w:pPr>
          </w:p>
        </w:tc>
        <w:tc>
          <w:tcPr>
            <w:tcW w:w="1890" w:type="dxa"/>
            <w:tcBorders>
              <w:top w:val="nil"/>
              <w:left w:val="nil"/>
              <w:bottom w:val="nil"/>
              <w:right w:val="single" w:sz="16" w:space="0" w:color="000000"/>
            </w:tcBorders>
            <w:shd w:val="clear" w:color="auto" w:fill="FFFFFF"/>
            <w:vAlign w:val="center"/>
          </w:tcPr>
          <w:p w14:paraId="3BD14D90"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SENIOR STAFF</w:t>
            </w:r>
          </w:p>
        </w:tc>
        <w:tc>
          <w:tcPr>
            <w:tcW w:w="1080" w:type="dxa"/>
            <w:tcBorders>
              <w:top w:val="nil"/>
              <w:left w:val="single" w:sz="16" w:space="0" w:color="000000"/>
              <w:bottom w:val="nil"/>
            </w:tcBorders>
            <w:shd w:val="clear" w:color="auto" w:fill="FFFFFF"/>
            <w:vAlign w:val="center"/>
          </w:tcPr>
          <w:p w14:paraId="679962F4"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w:t>
            </w:r>
          </w:p>
        </w:tc>
        <w:tc>
          <w:tcPr>
            <w:tcW w:w="900" w:type="dxa"/>
            <w:tcBorders>
              <w:top w:val="nil"/>
              <w:bottom w:val="nil"/>
            </w:tcBorders>
            <w:shd w:val="clear" w:color="auto" w:fill="FFFFFF"/>
            <w:vAlign w:val="center"/>
          </w:tcPr>
          <w:p w14:paraId="02761C16"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w:t>
            </w:r>
          </w:p>
        </w:tc>
        <w:tc>
          <w:tcPr>
            <w:tcW w:w="1080" w:type="dxa"/>
            <w:tcBorders>
              <w:top w:val="nil"/>
              <w:bottom w:val="nil"/>
            </w:tcBorders>
            <w:shd w:val="clear" w:color="auto" w:fill="FFFFFF"/>
            <w:vAlign w:val="center"/>
          </w:tcPr>
          <w:p w14:paraId="08202B9F"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w:t>
            </w:r>
          </w:p>
        </w:tc>
        <w:tc>
          <w:tcPr>
            <w:tcW w:w="1372" w:type="dxa"/>
            <w:tcBorders>
              <w:top w:val="nil"/>
              <w:bottom w:val="nil"/>
              <w:right w:val="single" w:sz="16" w:space="0" w:color="000000"/>
            </w:tcBorders>
            <w:shd w:val="clear" w:color="auto" w:fill="FFFFFF"/>
            <w:vAlign w:val="center"/>
          </w:tcPr>
          <w:p w14:paraId="55362C02"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42.0</w:t>
            </w:r>
          </w:p>
        </w:tc>
      </w:tr>
      <w:tr w:rsidR="006E5701" w:rsidRPr="001748C4" w14:paraId="7DB567F4" w14:textId="77777777" w:rsidTr="004B7882">
        <w:trPr>
          <w:cantSplit/>
        </w:trPr>
        <w:tc>
          <w:tcPr>
            <w:tcW w:w="990" w:type="dxa"/>
            <w:vMerge/>
            <w:tcBorders>
              <w:top w:val="single" w:sz="16" w:space="0" w:color="000000"/>
              <w:left w:val="single" w:sz="16" w:space="0" w:color="000000"/>
              <w:bottom w:val="single" w:sz="16" w:space="0" w:color="000000"/>
              <w:right w:val="nil"/>
            </w:tcBorders>
            <w:shd w:val="clear" w:color="auto" w:fill="FFFFFF"/>
            <w:vAlign w:val="center"/>
          </w:tcPr>
          <w:p w14:paraId="1EB691A3" w14:textId="77777777" w:rsidR="002C6D2F" w:rsidRPr="003E5BA1" w:rsidRDefault="002C6D2F" w:rsidP="001748C4">
            <w:pPr>
              <w:spacing w:after="160" w:line="360" w:lineRule="auto"/>
              <w:jc w:val="both"/>
              <w:rPr>
                <w:rFonts w:ascii="Times New Roman" w:hAnsi="Times New Roman" w:cs="Times New Roman"/>
                <w:sz w:val="24"/>
                <w:szCs w:val="24"/>
              </w:rPr>
            </w:pPr>
          </w:p>
        </w:tc>
        <w:tc>
          <w:tcPr>
            <w:tcW w:w="1890" w:type="dxa"/>
            <w:tcBorders>
              <w:top w:val="nil"/>
              <w:left w:val="nil"/>
              <w:bottom w:val="nil"/>
              <w:right w:val="single" w:sz="16" w:space="0" w:color="000000"/>
            </w:tcBorders>
            <w:shd w:val="clear" w:color="auto" w:fill="FFFFFF"/>
            <w:vAlign w:val="center"/>
          </w:tcPr>
          <w:p w14:paraId="5CFDDDA6" w14:textId="3829CDA6" w:rsidR="002C6D2F" w:rsidRPr="003E5BA1" w:rsidRDefault="004B7882"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M</w:t>
            </w:r>
            <w:r w:rsidR="002C6D2F" w:rsidRPr="003E5BA1">
              <w:rPr>
                <w:rFonts w:ascii="Times New Roman" w:hAnsi="Times New Roman" w:cs="Times New Roman"/>
                <w:sz w:val="24"/>
                <w:szCs w:val="24"/>
              </w:rPr>
              <w:t>ANAGEMENT</w:t>
            </w:r>
          </w:p>
        </w:tc>
        <w:tc>
          <w:tcPr>
            <w:tcW w:w="1080" w:type="dxa"/>
            <w:tcBorders>
              <w:top w:val="nil"/>
              <w:left w:val="single" w:sz="16" w:space="0" w:color="000000"/>
              <w:bottom w:val="nil"/>
            </w:tcBorders>
            <w:shd w:val="clear" w:color="auto" w:fill="FFFFFF"/>
            <w:vAlign w:val="center"/>
          </w:tcPr>
          <w:p w14:paraId="122D156E"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19</w:t>
            </w:r>
          </w:p>
        </w:tc>
        <w:tc>
          <w:tcPr>
            <w:tcW w:w="900" w:type="dxa"/>
            <w:tcBorders>
              <w:top w:val="nil"/>
              <w:bottom w:val="nil"/>
            </w:tcBorders>
            <w:shd w:val="clear" w:color="auto" w:fill="FFFFFF"/>
            <w:vAlign w:val="center"/>
          </w:tcPr>
          <w:p w14:paraId="669BD48E"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38.0</w:t>
            </w:r>
          </w:p>
        </w:tc>
        <w:tc>
          <w:tcPr>
            <w:tcW w:w="1080" w:type="dxa"/>
            <w:tcBorders>
              <w:top w:val="nil"/>
              <w:bottom w:val="nil"/>
            </w:tcBorders>
            <w:shd w:val="clear" w:color="auto" w:fill="FFFFFF"/>
            <w:vAlign w:val="center"/>
          </w:tcPr>
          <w:p w14:paraId="03364340"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38.0</w:t>
            </w:r>
          </w:p>
        </w:tc>
        <w:tc>
          <w:tcPr>
            <w:tcW w:w="1372" w:type="dxa"/>
            <w:tcBorders>
              <w:top w:val="nil"/>
              <w:bottom w:val="nil"/>
              <w:right w:val="single" w:sz="16" w:space="0" w:color="000000"/>
            </w:tcBorders>
            <w:shd w:val="clear" w:color="auto" w:fill="FFFFFF"/>
            <w:vAlign w:val="center"/>
          </w:tcPr>
          <w:p w14:paraId="53BEA4CC"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80.0</w:t>
            </w:r>
          </w:p>
        </w:tc>
      </w:tr>
      <w:tr w:rsidR="006E5701" w:rsidRPr="001748C4" w14:paraId="0116DCBC" w14:textId="77777777" w:rsidTr="004B7882">
        <w:trPr>
          <w:cantSplit/>
        </w:trPr>
        <w:tc>
          <w:tcPr>
            <w:tcW w:w="990" w:type="dxa"/>
            <w:vMerge/>
            <w:tcBorders>
              <w:top w:val="single" w:sz="16" w:space="0" w:color="000000"/>
              <w:left w:val="single" w:sz="16" w:space="0" w:color="000000"/>
              <w:bottom w:val="single" w:sz="16" w:space="0" w:color="000000"/>
              <w:right w:val="nil"/>
            </w:tcBorders>
            <w:shd w:val="clear" w:color="auto" w:fill="FFFFFF"/>
            <w:vAlign w:val="center"/>
          </w:tcPr>
          <w:p w14:paraId="48F4E66F" w14:textId="77777777" w:rsidR="002C6D2F" w:rsidRPr="003E5BA1" w:rsidRDefault="002C6D2F" w:rsidP="001748C4">
            <w:pPr>
              <w:spacing w:after="160" w:line="360" w:lineRule="auto"/>
              <w:jc w:val="both"/>
              <w:rPr>
                <w:rFonts w:ascii="Times New Roman" w:hAnsi="Times New Roman" w:cs="Times New Roman"/>
                <w:sz w:val="24"/>
                <w:szCs w:val="24"/>
              </w:rPr>
            </w:pPr>
          </w:p>
        </w:tc>
        <w:tc>
          <w:tcPr>
            <w:tcW w:w="1890" w:type="dxa"/>
            <w:tcBorders>
              <w:top w:val="nil"/>
              <w:left w:val="nil"/>
              <w:bottom w:val="nil"/>
              <w:right w:val="single" w:sz="16" w:space="0" w:color="000000"/>
            </w:tcBorders>
            <w:shd w:val="clear" w:color="auto" w:fill="FFFFFF"/>
            <w:vAlign w:val="center"/>
          </w:tcPr>
          <w:p w14:paraId="763904D7"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OTHER</w:t>
            </w:r>
          </w:p>
        </w:tc>
        <w:tc>
          <w:tcPr>
            <w:tcW w:w="1080" w:type="dxa"/>
            <w:tcBorders>
              <w:top w:val="nil"/>
              <w:left w:val="single" w:sz="16" w:space="0" w:color="000000"/>
              <w:bottom w:val="nil"/>
            </w:tcBorders>
            <w:shd w:val="clear" w:color="auto" w:fill="FFFFFF"/>
            <w:vAlign w:val="center"/>
          </w:tcPr>
          <w:p w14:paraId="047BA81E"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w:t>
            </w:r>
          </w:p>
        </w:tc>
        <w:tc>
          <w:tcPr>
            <w:tcW w:w="900" w:type="dxa"/>
            <w:tcBorders>
              <w:top w:val="nil"/>
              <w:bottom w:val="nil"/>
            </w:tcBorders>
            <w:shd w:val="clear" w:color="auto" w:fill="FFFFFF"/>
            <w:vAlign w:val="center"/>
          </w:tcPr>
          <w:p w14:paraId="16ED2BB1"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20.0</w:t>
            </w:r>
          </w:p>
        </w:tc>
        <w:tc>
          <w:tcPr>
            <w:tcW w:w="1080" w:type="dxa"/>
            <w:tcBorders>
              <w:top w:val="nil"/>
              <w:bottom w:val="nil"/>
            </w:tcBorders>
            <w:shd w:val="clear" w:color="auto" w:fill="FFFFFF"/>
            <w:vAlign w:val="center"/>
          </w:tcPr>
          <w:p w14:paraId="23B1DFE6"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20.0</w:t>
            </w:r>
          </w:p>
        </w:tc>
        <w:tc>
          <w:tcPr>
            <w:tcW w:w="1372" w:type="dxa"/>
            <w:tcBorders>
              <w:top w:val="nil"/>
              <w:bottom w:val="nil"/>
              <w:right w:val="single" w:sz="16" w:space="0" w:color="000000"/>
            </w:tcBorders>
            <w:shd w:val="clear" w:color="auto" w:fill="FFFFFF"/>
            <w:vAlign w:val="center"/>
          </w:tcPr>
          <w:p w14:paraId="79E72FAD"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r>
      <w:tr w:rsidR="006E5701" w:rsidRPr="001748C4" w14:paraId="0685F5C4" w14:textId="77777777" w:rsidTr="004B7882">
        <w:trPr>
          <w:cantSplit/>
        </w:trPr>
        <w:tc>
          <w:tcPr>
            <w:tcW w:w="990" w:type="dxa"/>
            <w:vMerge/>
            <w:tcBorders>
              <w:top w:val="single" w:sz="16" w:space="0" w:color="000000"/>
              <w:left w:val="single" w:sz="16" w:space="0" w:color="000000"/>
              <w:bottom w:val="single" w:sz="16" w:space="0" w:color="000000"/>
              <w:right w:val="nil"/>
            </w:tcBorders>
            <w:shd w:val="clear" w:color="auto" w:fill="FFFFFF"/>
            <w:vAlign w:val="center"/>
          </w:tcPr>
          <w:p w14:paraId="3358B2C0" w14:textId="77777777" w:rsidR="002C6D2F" w:rsidRPr="003E5BA1" w:rsidRDefault="002C6D2F" w:rsidP="001748C4">
            <w:pPr>
              <w:spacing w:after="160" w:line="360" w:lineRule="auto"/>
              <w:jc w:val="both"/>
              <w:rPr>
                <w:rFonts w:ascii="Times New Roman" w:hAnsi="Times New Roman" w:cs="Times New Roman"/>
                <w:sz w:val="24"/>
                <w:szCs w:val="24"/>
              </w:rPr>
            </w:pPr>
          </w:p>
        </w:tc>
        <w:tc>
          <w:tcPr>
            <w:tcW w:w="1890" w:type="dxa"/>
            <w:tcBorders>
              <w:top w:val="nil"/>
              <w:left w:val="nil"/>
              <w:bottom w:val="single" w:sz="16" w:space="0" w:color="000000"/>
              <w:right w:val="single" w:sz="16" w:space="0" w:color="000000"/>
            </w:tcBorders>
            <w:shd w:val="clear" w:color="auto" w:fill="FFFFFF"/>
            <w:vAlign w:val="center"/>
          </w:tcPr>
          <w:p w14:paraId="6CCE4637"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Total</w:t>
            </w:r>
          </w:p>
        </w:tc>
        <w:tc>
          <w:tcPr>
            <w:tcW w:w="1080" w:type="dxa"/>
            <w:tcBorders>
              <w:top w:val="nil"/>
              <w:left w:val="single" w:sz="16" w:space="0" w:color="000000"/>
              <w:bottom w:val="single" w:sz="16" w:space="0" w:color="000000"/>
            </w:tcBorders>
            <w:shd w:val="clear" w:color="auto" w:fill="FFFFFF"/>
            <w:vAlign w:val="center"/>
          </w:tcPr>
          <w:p w14:paraId="40689D59"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w:t>
            </w:r>
          </w:p>
        </w:tc>
        <w:tc>
          <w:tcPr>
            <w:tcW w:w="900" w:type="dxa"/>
            <w:tcBorders>
              <w:top w:val="nil"/>
              <w:bottom w:val="single" w:sz="16" w:space="0" w:color="000000"/>
            </w:tcBorders>
            <w:shd w:val="clear" w:color="auto" w:fill="FFFFFF"/>
            <w:vAlign w:val="center"/>
          </w:tcPr>
          <w:p w14:paraId="0869326E"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1080" w:type="dxa"/>
            <w:tcBorders>
              <w:top w:val="nil"/>
              <w:bottom w:val="single" w:sz="16" w:space="0" w:color="000000"/>
            </w:tcBorders>
            <w:shd w:val="clear" w:color="auto" w:fill="FFFFFF"/>
            <w:vAlign w:val="center"/>
          </w:tcPr>
          <w:p w14:paraId="46C06A4C"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1372" w:type="dxa"/>
            <w:tcBorders>
              <w:top w:val="nil"/>
              <w:bottom w:val="single" w:sz="16" w:space="0" w:color="000000"/>
              <w:right w:val="single" w:sz="16" w:space="0" w:color="000000"/>
            </w:tcBorders>
            <w:shd w:val="clear" w:color="auto" w:fill="FFFFFF"/>
          </w:tcPr>
          <w:p w14:paraId="5EBAB242" w14:textId="77777777" w:rsidR="002C6D2F" w:rsidRPr="003E5BA1" w:rsidRDefault="002C6D2F" w:rsidP="001748C4">
            <w:pPr>
              <w:spacing w:after="160" w:line="360" w:lineRule="auto"/>
              <w:jc w:val="both"/>
              <w:rPr>
                <w:rFonts w:ascii="Times New Roman" w:hAnsi="Times New Roman" w:cs="Times New Roman"/>
                <w:sz w:val="24"/>
                <w:szCs w:val="24"/>
              </w:rPr>
            </w:pPr>
          </w:p>
        </w:tc>
      </w:tr>
    </w:tbl>
    <w:p w14:paraId="5B30F869" w14:textId="77777777" w:rsidR="002C6D2F" w:rsidRPr="001748C4" w:rsidRDefault="002C6D2F" w:rsidP="001748C4">
      <w:pPr>
        <w:spacing w:after="160" w:line="360" w:lineRule="auto"/>
        <w:jc w:val="both"/>
        <w:rPr>
          <w:rFonts w:ascii="Times New Roman" w:hAnsi="Times New Roman" w:cs="Times New Roman"/>
          <w:b/>
          <w:bCs/>
          <w:sz w:val="24"/>
          <w:szCs w:val="24"/>
        </w:rPr>
      </w:pPr>
    </w:p>
    <w:p w14:paraId="5F069643" w14:textId="749F1B19" w:rsidR="002C6D2F" w:rsidRPr="003E5BA1" w:rsidRDefault="00C14C0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 xml:space="preserve">The distribution shows management staff constituted the largest group (38%), followed by junior staff (32%), while senior staff represented just 10%. A significant portion (20%) fell under "other" categories not specified. This suggests the survey captured substantial input from decision-makers (management). The low senior staff participation (10%) may indicate fewer mid-level employees or potential survey accessibility issues. The high management response rate provides valuable insights into governance policies. </w:t>
      </w:r>
    </w:p>
    <w:tbl>
      <w:tblPr>
        <w:tblW w:w="79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10"/>
        <w:gridCol w:w="2700"/>
        <w:gridCol w:w="1170"/>
        <w:gridCol w:w="900"/>
        <w:gridCol w:w="936"/>
        <w:gridCol w:w="1469"/>
      </w:tblGrid>
      <w:tr w:rsidR="002C6D2F" w:rsidRPr="001748C4" w14:paraId="23F0ACDF" w14:textId="77777777" w:rsidTr="003E5BA1">
        <w:trPr>
          <w:cantSplit/>
          <w:trHeight w:val="657"/>
        </w:trPr>
        <w:tc>
          <w:tcPr>
            <w:tcW w:w="7985" w:type="dxa"/>
            <w:gridSpan w:val="6"/>
            <w:tcBorders>
              <w:top w:val="nil"/>
              <w:left w:val="nil"/>
              <w:bottom w:val="nil"/>
              <w:right w:val="nil"/>
            </w:tcBorders>
            <w:shd w:val="clear" w:color="auto" w:fill="FFFFFF"/>
          </w:tcPr>
          <w:p w14:paraId="7FEBC346" w14:textId="7E00C0E9" w:rsidR="00026731" w:rsidRPr="003E5BA1" w:rsidRDefault="00026731" w:rsidP="003E5BA1">
            <w:pPr>
              <w:pStyle w:val="Heading1"/>
              <w:spacing w:line="360" w:lineRule="auto"/>
              <w:jc w:val="both"/>
              <w:rPr>
                <w:rFonts w:ascii="Times New Roman" w:hAnsi="Times New Roman" w:cs="Times New Roman"/>
                <w:b w:val="0"/>
                <w:bCs w:val="0"/>
              </w:rPr>
            </w:pPr>
            <w:bookmarkStart w:id="153" w:name="_Toc202527988"/>
            <w:r w:rsidRPr="003E5BA1">
              <w:rPr>
                <w:rFonts w:ascii="Times New Roman" w:hAnsi="Times New Roman" w:cs="Times New Roman"/>
              </w:rPr>
              <w:t>4.1.4 Respondent’s years of experience</w:t>
            </w:r>
            <w:bookmarkEnd w:id="153"/>
          </w:p>
          <w:p w14:paraId="44AD6072" w14:textId="03B8EB1F" w:rsidR="00E95315" w:rsidRPr="001748C4" w:rsidRDefault="00E95315"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 xml:space="preserve">Experience of an individual is worth an asset since he/she has the ability and knowledge to perform well his/her duties. Hence respondents were requested to indicate how long they have been in working in </w:t>
            </w:r>
            <w:r w:rsidRPr="001748C4">
              <w:rPr>
                <w:rFonts w:ascii="Times New Roman" w:hAnsi="Times New Roman" w:cs="Times New Roman"/>
                <w:sz w:val="24"/>
                <w:szCs w:val="24"/>
              </w:rPr>
              <w:t xml:space="preserve">SONARWA </w:t>
            </w:r>
            <w:r w:rsidRPr="003E5BA1">
              <w:rPr>
                <w:rFonts w:ascii="Times New Roman" w:hAnsi="Times New Roman" w:cs="Times New Roman"/>
                <w:sz w:val="24"/>
                <w:szCs w:val="24"/>
              </w:rPr>
              <w:t>and the following table displays their views</w:t>
            </w:r>
          </w:p>
          <w:p w14:paraId="75965967" w14:textId="55BBD38D" w:rsidR="002C6D2F" w:rsidRPr="003F2B60" w:rsidRDefault="003F2B60" w:rsidP="003F2B60">
            <w:pPr>
              <w:pStyle w:val="Caption"/>
              <w:rPr>
                <w:rFonts w:ascii="Times New Roman" w:hAnsi="Times New Roman" w:cs="Times New Roman"/>
                <w:sz w:val="24"/>
                <w:szCs w:val="24"/>
              </w:rPr>
            </w:pPr>
            <w:bookmarkStart w:id="154" w:name="_Toc202527043"/>
            <w:r w:rsidRPr="003F2B60">
              <w:rPr>
                <w:rFonts w:ascii="Times New Roman" w:hAnsi="Times New Roman" w:cs="Times New Roman"/>
                <w:color w:val="auto"/>
                <w:sz w:val="24"/>
                <w:szCs w:val="24"/>
              </w:rPr>
              <w:t xml:space="preserve">Table </w:t>
            </w:r>
            <w:r w:rsidRPr="003F2B60">
              <w:rPr>
                <w:rFonts w:ascii="Times New Roman" w:hAnsi="Times New Roman" w:cs="Times New Roman"/>
                <w:color w:val="auto"/>
                <w:sz w:val="24"/>
                <w:szCs w:val="24"/>
              </w:rPr>
              <w:fldChar w:fldCharType="begin"/>
            </w:r>
            <w:r w:rsidRPr="003F2B60">
              <w:rPr>
                <w:rFonts w:ascii="Times New Roman" w:hAnsi="Times New Roman" w:cs="Times New Roman"/>
                <w:color w:val="auto"/>
                <w:sz w:val="24"/>
                <w:szCs w:val="24"/>
              </w:rPr>
              <w:instrText xml:space="preserve"> SEQ Table \* ARABIC </w:instrText>
            </w:r>
            <w:r w:rsidRPr="003F2B60">
              <w:rPr>
                <w:rFonts w:ascii="Times New Roman" w:hAnsi="Times New Roman" w:cs="Times New Roman"/>
                <w:color w:val="auto"/>
                <w:sz w:val="24"/>
                <w:szCs w:val="24"/>
              </w:rPr>
              <w:fldChar w:fldCharType="separate"/>
            </w:r>
            <w:r w:rsidR="00872BC3">
              <w:rPr>
                <w:rFonts w:ascii="Times New Roman" w:hAnsi="Times New Roman" w:cs="Times New Roman"/>
                <w:noProof/>
                <w:color w:val="auto"/>
                <w:sz w:val="24"/>
                <w:szCs w:val="24"/>
              </w:rPr>
              <w:t>4</w:t>
            </w:r>
            <w:r w:rsidRPr="003F2B60">
              <w:rPr>
                <w:rFonts w:ascii="Times New Roman" w:hAnsi="Times New Roman" w:cs="Times New Roman"/>
                <w:color w:val="auto"/>
                <w:sz w:val="24"/>
                <w:szCs w:val="24"/>
              </w:rPr>
              <w:fldChar w:fldCharType="end"/>
            </w:r>
            <w:r w:rsidRPr="003F2B60">
              <w:rPr>
                <w:rFonts w:ascii="Times New Roman" w:hAnsi="Times New Roman" w:cs="Times New Roman"/>
                <w:color w:val="auto"/>
                <w:sz w:val="24"/>
                <w:szCs w:val="24"/>
              </w:rPr>
              <w:t xml:space="preserve"> : Years of experience</w:t>
            </w:r>
            <w:bookmarkEnd w:id="154"/>
          </w:p>
        </w:tc>
      </w:tr>
      <w:tr w:rsidR="003E5BA1" w:rsidRPr="001748C4" w14:paraId="46D2F7CF" w14:textId="77777777" w:rsidTr="003E5BA1">
        <w:trPr>
          <w:cantSplit/>
        </w:trPr>
        <w:tc>
          <w:tcPr>
            <w:tcW w:w="3510" w:type="dxa"/>
            <w:gridSpan w:val="2"/>
            <w:tcBorders>
              <w:top w:val="single" w:sz="16" w:space="0" w:color="000000"/>
              <w:left w:val="single" w:sz="16" w:space="0" w:color="000000"/>
              <w:bottom w:val="single" w:sz="16" w:space="0" w:color="000000"/>
              <w:right w:val="nil"/>
            </w:tcBorders>
            <w:shd w:val="clear" w:color="auto" w:fill="FFFFFF"/>
          </w:tcPr>
          <w:p w14:paraId="6324A294" w14:textId="77777777" w:rsidR="002C6D2F" w:rsidRPr="001748C4" w:rsidRDefault="002C6D2F" w:rsidP="001748C4">
            <w:pPr>
              <w:spacing w:after="160" w:line="360" w:lineRule="auto"/>
              <w:jc w:val="both"/>
              <w:rPr>
                <w:rFonts w:ascii="Times New Roman" w:hAnsi="Times New Roman" w:cs="Times New Roman"/>
                <w:b/>
                <w:bCs/>
                <w:sz w:val="24"/>
                <w:szCs w:val="24"/>
              </w:rPr>
            </w:pPr>
          </w:p>
        </w:tc>
        <w:tc>
          <w:tcPr>
            <w:tcW w:w="1170" w:type="dxa"/>
            <w:tcBorders>
              <w:top w:val="single" w:sz="16" w:space="0" w:color="000000"/>
              <w:left w:val="single" w:sz="16" w:space="0" w:color="000000"/>
              <w:bottom w:val="single" w:sz="16" w:space="0" w:color="000000"/>
            </w:tcBorders>
            <w:shd w:val="clear" w:color="auto" w:fill="FFFFFF"/>
          </w:tcPr>
          <w:p w14:paraId="0F7DF11E"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Frequency</w:t>
            </w:r>
          </w:p>
        </w:tc>
        <w:tc>
          <w:tcPr>
            <w:tcW w:w="900" w:type="dxa"/>
            <w:tcBorders>
              <w:top w:val="single" w:sz="16" w:space="0" w:color="000000"/>
              <w:bottom w:val="single" w:sz="16" w:space="0" w:color="000000"/>
            </w:tcBorders>
            <w:shd w:val="clear" w:color="auto" w:fill="FFFFFF"/>
          </w:tcPr>
          <w:p w14:paraId="6D97CE35"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Percent</w:t>
            </w:r>
          </w:p>
        </w:tc>
        <w:tc>
          <w:tcPr>
            <w:tcW w:w="936" w:type="dxa"/>
            <w:tcBorders>
              <w:top w:val="single" w:sz="16" w:space="0" w:color="000000"/>
              <w:bottom w:val="single" w:sz="16" w:space="0" w:color="000000"/>
            </w:tcBorders>
            <w:shd w:val="clear" w:color="auto" w:fill="FFFFFF"/>
          </w:tcPr>
          <w:p w14:paraId="73CEBDF0"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Valid Percent</w:t>
            </w:r>
          </w:p>
        </w:tc>
        <w:tc>
          <w:tcPr>
            <w:tcW w:w="1469" w:type="dxa"/>
            <w:tcBorders>
              <w:top w:val="single" w:sz="16" w:space="0" w:color="000000"/>
              <w:bottom w:val="single" w:sz="16" w:space="0" w:color="000000"/>
              <w:right w:val="single" w:sz="16" w:space="0" w:color="000000"/>
            </w:tcBorders>
            <w:shd w:val="clear" w:color="auto" w:fill="FFFFFF"/>
          </w:tcPr>
          <w:p w14:paraId="5D599599"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Cumulative Percent</w:t>
            </w:r>
          </w:p>
        </w:tc>
      </w:tr>
      <w:tr w:rsidR="00E95315" w:rsidRPr="001748C4" w14:paraId="2C73FCE8" w14:textId="77777777" w:rsidTr="00E95315">
        <w:trPr>
          <w:cantSplit/>
        </w:trPr>
        <w:tc>
          <w:tcPr>
            <w:tcW w:w="810" w:type="dxa"/>
            <w:vMerge w:val="restart"/>
            <w:tcBorders>
              <w:top w:val="single" w:sz="16" w:space="0" w:color="000000"/>
              <w:left w:val="single" w:sz="16" w:space="0" w:color="000000"/>
              <w:bottom w:val="single" w:sz="16" w:space="0" w:color="000000"/>
              <w:right w:val="nil"/>
            </w:tcBorders>
            <w:shd w:val="clear" w:color="auto" w:fill="FFFFFF"/>
            <w:vAlign w:val="center"/>
          </w:tcPr>
          <w:p w14:paraId="63A09F01" w14:textId="42F1A41A" w:rsidR="002C6D2F" w:rsidRPr="003E5BA1" w:rsidRDefault="00E95315"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lastRenderedPageBreak/>
              <w:t>Valid</w:t>
            </w:r>
          </w:p>
        </w:tc>
        <w:tc>
          <w:tcPr>
            <w:tcW w:w="2700" w:type="dxa"/>
            <w:tcBorders>
              <w:top w:val="single" w:sz="16" w:space="0" w:color="000000"/>
              <w:left w:val="nil"/>
              <w:bottom w:val="nil"/>
              <w:right w:val="single" w:sz="16" w:space="0" w:color="000000"/>
            </w:tcBorders>
            <w:shd w:val="clear" w:color="auto" w:fill="FFFFFF"/>
            <w:vAlign w:val="center"/>
          </w:tcPr>
          <w:p w14:paraId="2400CA3F"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LESS THAN 1 YEAR</w:t>
            </w:r>
          </w:p>
        </w:tc>
        <w:tc>
          <w:tcPr>
            <w:tcW w:w="1170" w:type="dxa"/>
            <w:tcBorders>
              <w:top w:val="single" w:sz="16" w:space="0" w:color="000000"/>
              <w:left w:val="single" w:sz="16" w:space="0" w:color="000000"/>
              <w:bottom w:val="nil"/>
            </w:tcBorders>
            <w:shd w:val="clear" w:color="auto" w:fill="FFFFFF"/>
            <w:vAlign w:val="center"/>
          </w:tcPr>
          <w:p w14:paraId="4D5BA768"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w:t>
            </w:r>
          </w:p>
        </w:tc>
        <w:tc>
          <w:tcPr>
            <w:tcW w:w="900" w:type="dxa"/>
            <w:tcBorders>
              <w:top w:val="single" w:sz="16" w:space="0" w:color="000000"/>
              <w:bottom w:val="nil"/>
            </w:tcBorders>
            <w:shd w:val="clear" w:color="auto" w:fill="FFFFFF"/>
            <w:vAlign w:val="center"/>
          </w:tcPr>
          <w:p w14:paraId="5032166C"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w:t>
            </w:r>
          </w:p>
        </w:tc>
        <w:tc>
          <w:tcPr>
            <w:tcW w:w="936" w:type="dxa"/>
            <w:tcBorders>
              <w:top w:val="single" w:sz="16" w:space="0" w:color="000000"/>
              <w:bottom w:val="nil"/>
            </w:tcBorders>
            <w:shd w:val="clear" w:color="auto" w:fill="FFFFFF"/>
            <w:vAlign w:val="center"/>
          </w:tcPr>
          <w:p w14:paraId="2C931EAD"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w:t>
            </w:r>
          </w:p>
        </w:tc>
        <w:tc>
          <w:tcPr>
            <w:tcW w:w="1469" w:type="dxa"/>
            <w:tcBorders>
              <w:top w:val="single" w:sz="16" w:space="0" w:color="000000"/>
              <w:bottom w:val="nil"/>
              <w:right w:val="single" w:sz="16" w:space="0" w:color="000000"/>
            </w:tcBorders>
            <w:shd w:val="clear" w:color="auto" w:fill="FFFFFF"/>
            <w:vAlign w:val="center"/>
          </w:tcPr>
          <w:p w14:paraId="230CACD7"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w:t>
            </w:r>
          </w:p>
        </w:tc>
      </w:tr>
      <w:tr w:rsidR="00E95315" w:rsidRPr="001748C4" w14:paraId="1674A491" w14:textId="77777777" w:rsidTr="00E95315">
        <w:trPr>
          <w:cantSplit/>
        </w:trPr>
        <w:tc>
          <w:tcPr>
            <w:tcW w:w="810" w:type="dxa"/>
            <w:vMerge/>
            <w:tcBorders>
              <w:top w:val="single" w:sz="16" w:space="0" w:color="000000"/>
              <w:left w:val="single" w:sz="16" w:space="0" w:color="000000"/>
              <w:bottom w:val="single" w:sz="16" w:space="0" w:color="000000"/>
              <w:right w:val="nil"/>
            </w:tcBorders>
            <w:shd w:val="clear" w:color="auto" w:fill="FFFFFF"/>
            <w:vAlign w:val="center"/>
          </w:tcPr>
          <w:p w14:paraId="5A22E6D7" w14:textId="77777777" w:rsidR="002C6D2F" w:rsidRPr="003E5BA1" w:rsidRDefault="002C6D2F" w:rsidP="001748C4">
            <w:pPr>
              <w:spacing w:after="160" w:line="360" w:lineRule="auto"/>
              <w:jc w:val="both"/>
              <w:rPr>
                <w:rFonts w:ascii="Times New Roman" w:hAnsi="Times New Roman" w:cs="Times New Roman"/>
                <w:sz w:val="24"/>
                <w:szCs w:val="24"/>
              </w:rPr>
            </w:pPr>
          </w:p>
        </w:tc>
        <w:tc>
          <w:tcPr>
            <w:tcW w:w="2700" w:type="dxa"/>
            <w:tcBorders>
              <w:top w:val="nil"/>
              <w:left w:val="nil"/>
              <w:bottom w:val="nil"/>
              <w:right w:val="single" w:sz="16" w:space="0" w:color="000000"/>
            </w:tcBorders>
            <w:shd w:val="clear" w:color="auto" w:fill="FFFFFF"/>
            <w:vAlign w:val="center"/>
          </w:tcPr>
          <w:p w14:paraId="07FEBB72"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1-5 YEARS</w:t>
            </w:r>
          </w:p>
        </w:tc>
        <w:tc>
          <w:tcPr>
            <w:tcW w:w="1170" w:type="dxa"/>
            <w:tcBorders>
              <w:top w:val="nil"/>
              <w:left w:val="single" w:sz="16" w:space="0" w:color="000000"/>
              <w:bottom w:val="nil"/>
            </w:tcBorders>
            <w:shd w:val="clear" w:color="auto" w:fill="FFFFFF"/>
            <w:vAlign w:val="center"/>
          </w:tcPr>
          <w:p w14:paraId="5269C91F"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26</w:t>
            </w:r>
          </w:p>
        </w:tc>
        <w:tc>
          <w:tcPr>
            <w:tcW w:w="900" w:type="dxa"/>
            <w:tcBorders>
              <w:top w:val="nil"/>
              <w:bottom w:val="nil"/>
            </w:tcBorders>
            <w:shd w:val="clear" w:color="auto" w:fill="FFFFFF"/>
            <w:vAlign w:val="center"/>
          </w:tcPr>
          <w:p w14:paraId="3F5599C1"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52.0</w:t>
            </w:r>
          </w:p>
        </w:tc>
        <w:tc>
          <w:tcPr>
            <w:tcW w:w="936" w:type="dxa"/>
            <w:tcBorders>
              <w:top w:val="nil"/>
              <w:bottom w:val="nil"/>
            </w:tcBorders>
            <w:shd w:val="clear" w:color="auto" w:fill="FFFFFF"/>
            <w:vAlign w:val="center"/>
          </w:tcPr>
          <w:p w14:paraId="51F865BE"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52.0</w:t>
            </w:r>
          </w:p>
        </w:tc>
        <w:tc>
          <w:tcPr>
            <w:tcW w:w="1469" w:type="dxa"/>
            <w:tcBorders>
              <w:top w:val="nil"/>
              <w:bottom w:val="nil"/>
              <w:right w:val="single" w:sz="16" w:space="0" w:color="000000"/>
            </w:tcBorders>
            <w:shd w:val="clear" w:color="auto" w:fill="FFFFFF"/>
            <w:vAlign w:val="center"/>
          </w:tcPr>
          <w:p w14:paraId="416401B1"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62.0</w:t>
            </w:r>
          </w:p>
        </w:tc>
      </w:tr>
      <w:tr w:rsidR="00E95315" w:rsidRPr="001748C4" w14:paraId="77B52756" w14:textId="77777777" w:rsidTr="00E95315">
        <w:trPr>
          <w:cantSplit/>
        </w:trPr>
        <w:tc>
          <w:tcPr>
            <w:tcW w:w="810" w:type="dxa"/>
            <w:vMerge/>
            <w:tcBorders>
              <w:top w:val="single" w:sz="16" w:space="0" w:color="000000"/>
              <w:left w:val="single" w:sz="16" w:space="0" w:color="000000"/>
              <w:bottom w:val="single" w:sz="16" w:space="0" w:color="000000"/>
              <w:right w:val="nil"/>
            </w:tcBorders>
            <w:shd w:val="clear" w:color="auto" w:fill="FFFFFF"/>
            <w:vAlign w:val="center"/>
          </w:tcPr>
          <w:p w14:paraId="391EBF91" w14:textId="77777777" w:rsidR="002C6D2F" w:rsidRPr="003E5BA1" w:rsidRDefault="002C6D2F" w:rsidP="001748C4">
            <w:pPr>
              <w:spacing w:after="160" w:line="360" w:lineRule="auto"/>
              <w:jc w:val="both"/>
              <w:rPr>
                <w:rFonts w:ascii="Times New Roman" w:hAnsi="Times New Roman" w:cs="Times New Roman"/>
                <w:sz w:val="24"/>
                <w:szCs w:val="24"/>
              </w:rPr>
            </w:pPr>
          </w:p>
        </w:tc>
        <w:tc>
          <w:tcPr>
            <w:tcW w:w="2700" w:type="dxa"/>
            <w:tcBorders>
              <w:top w:val="nil"/>
              <w:left w:val="nil"/>
              <w:bottom w:val="nil"/>
              <w:right w:val="single" w:sz="16" w:space="0" w:color="000000"/>
            </w:tcBorders>
            <w:shd w:val="clear" w:color="auto" w:fill="FFFFFF"/>
            <w:vAlign w:val="center"/>
          </w:tcPr>
          <w:p w14:paraId="6BA7E109"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6-10 YEARS</w:t>
            </w:r>
          </w:p>
        </w:tc>
        <w:tc>
          <w:tcPr>
            <w:tcW w:w="1170" w:type="dxa"/>
            <w:tcBorders>
              <w:top w:val="nil"/>
              <w:left w:val="single" w:sz="16" w:space="0" w:color="000000"/>
              <w:bottom w:val="nil"/>
            </w:tcBorders>
            <w:shd w:val="clear" w:color="auto" w:fill="FFFFFF"/>
            <w:vAlign w:val="center"/>
          </w:tcPr>
          <w:p w14:paraId="2270FB6D"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13</w:t>
            </w:r>
          </w:p>
        </w:tc>
        <w:tc>
          <w:tcPr>
            <w:tcW w:w="900" w:type="dxa"/>
            <w:tcBorders>
              <w:top w:val="nil"/>
              <w:bottom w:val="nil"/>
            </w:tcBorders>
            <w:shd w:val="clear" w:color="auto" w:fill="FFFFFF"/>
            <w:vAlign w:val="center"/>
          </w:tcPr>
          <w:p w14:paraId="636A4077"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26.0</w:t>
            </w:r>
          </w:p>
        </w:tc>
        <w:tc>
          <w:tcPr>
            <w:tcW w:w="936" w:type="dxa"/>
            <w:tcBorders>
              <w:top w:val="nil"/>
              <w:bottom w:val="nil"/>
            </w:tcBorders>
            <w:shd w:val="clear" w:color="auto" w:fill="FFFFFF"/>
            <w:vAlign w:val="center"/>
          </w:tcPr>
          <w:p w14:paraId="7E37F416"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26.0</w:t>
            </w:r>
          </w:p>
        </w:tc>
        <w:tc>
          <w:tcPr>
            <w:tcW w:w="1469" w:type="dxa"/>
            <w:tcBorders>
              <w:top w:val="nil"/>
              <w:bottom w:val="nil"/>
              <w:right w:val="single" w:sz="16" w:space="0" w:color="000000"/>
            </w:tcBorders>
            <w:shd w:val="clear" w:color="auto" w:fill="FFFFFF"/>
            <w:vAlign w:val="center"/>
          </w:tcPr>
          <w:p w14:paraId="439BEE8C"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88.0</w:t>
            </w:r>
          </w:p>
        </w:tc>
      </w:tr>
      <w:tr w:rsidR="00E95315" w:rsidRPr="001748C4" w14:paraId="0BA72A6C" w14:textId="77777777" w:rsidTr="00E95315">
        <w:trPr>
          <w:cantSplit/>
        </w:trPr>
        <w:tc>
          <w:tcPr>
            <w:tcW w:w="810" w:type="dxa"/>
            <w:vMerge/>
            <w:tcBorders>
              <w:top w:val="single" w:sz="16" w:space="0" w:color="000000"/>
              <w:left w:val="single" w:sz="16" w:space="0" w:color="000000"/>
              <w:bottom w:val="single" w:sz="16" w:space="0" w:color="000000"/>
              <w:right w:val="nil"/>
            </w:tcBorders>
            <w:shd w:val="clear" w:color="auto" w:fill="FFFFFF"/>
            <w:vAlign w:val="center"/>
          </w:tcPr>
          <w:p w14:paraId="40DCD468" w14:textId="77777777" w:rsidR="002C6D2F" w:rsidRPr="003E5BA1" w:rsidRDefault="002C6D2F" w:rsidP="001748C4">
            <w:pPr>
              <w:spacing w:after="160" w:line="360" w:lineRule="auto"/>
              <w:jc w:val="both"/>
              <w:rPr>
                <w:rFonts w:ascii="Times New Roman" w:hAnsi="Times New Roman" w:cs="Times New Roman"/>
                <w:sz w:val="24"/>
                <w:szCs w:val="24"/>
              </w:rPr>
            </w:pPr>
          </w:p>
        </w:tc>
        <w:tc>
          <w:tcPr>
            <w:tcW w:w="2700" w:type="dxa"/>
            <w:tcBorders>
              <w:top w:val="nil"/>
              <w:left w:val="nil"/>
              <w:bottom w:val="nil"/>
              <w:right w:val="single" w:sz="16" w:space="0" w:color="000000"/>
            </w:tcBorders>
            <w:shd w:val="clear" w:color="auto" w:fill="FFFFFF"/>
            <w:vAlign w:val="center"/>
          </w:tcPr>
          <w:p w14:paraId="72CD8201"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MORE THAN 10 YEARS</w:t>
            </w:r>
          </w:p>
        </w:tc>
        <w:tc>
          <w:tcPr>
            <w:tcW w:w="1170" w:type="dxa"/>
            <w:tcBorders>
              <w:top w:val="nil"/>
              <w:left w:val="single" w:sz="16" w:space="0" w:color="000000"/>
              <w:bottom w:val="nil"/>
            </w:tcBorders>
            <w:shd w:val="clear" w:color="auto" w:fill="FFFFFF"/>
            <w:vAlign w:val="center"/>
          </w:tcPr>
          <w:p w14:paraId="5101539A"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6</w:t>
            </w:r>
          </w:p>
        </w:tc>
        <w:tc>
          <w:tcPr>
            <w:tcW w:w="900" w:type="dxa"/>
            <w:tcBorders>
              <w:top w:val="nil"/>
              <w:bottom w:val="nil"/>
            </w:tcBorders>
            <w:shd w:val="clear" w:color="auto" w:fill="FFFFFF"/>
            <w:vAlign w:val="center"/>
          </w:tcPr>
          <w:p w14:paraId="3AF122DF"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12.0</w:t>
            </w:r>
          </w:p>
        </w:tc>
        <w:tc>
          <w:tcPr>
            <w:tcW w:w="936" w:type="dxa"/>
            <w:tcBorders>
              <w:top w:val="nil"/>
              <w:bottom w:val="nil"/>
            </w:tcBorders>
            <w:shd w:val="clear" w:color="auto" w:fill="FFFFFF"/>
            <w:vAlign w:val="center"/>
          </w:tcPr>
          <w:p w14:paraId="4FD39C61"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12.0</w:t>
            </w:r>
          </w:p>
        </w:tc>
        <w:tc>
          <w:tcPr>
            <w:tcW w:w="1469" w:type="dxa"/>
            <w:tcBorders>
              <w:top w:val="nil"/>
              <w:bottom w:val="nil"/>
              <w:right w:val="single" w:sz="16" w:space="0" w:color="000000"/>
            </w:tcBorders>
            <w:shd w:val="clear" w:color="auto" w:fill="FFFFFF"/>
            <w:vAlign w:val="center"/>
          </w:tcPr>
          <w:p w14:paraId="04230724"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r>
      <w:tr w:rsidR="00E95315" w:rsidRPr="001748C4" w14:paraId="2F0581BA" w14:textId="77777777" w:rsidTr="00E95315">
        <w:trPr>
          <w:cantSplit/>
        </w:trPr>
        <w:tc>
          <w:tcPr>
            <w:tcW w:w="810" w:type="dxa"/>
            <w:vMerge/>
            <w:tcBorders>
              <w:top w:val="single" w:sz="16" w:space="0" w:color="000000"/>
              <w:left w:val="single" w:sz="16" w:space="0" w:color="000000"/>
              <w:bottom w:val="single" w:sz="16" w:space="0" w:color="000000"/>
              <w:right w:val="nil"/>
            </w:tcBorders>
            <w:shd w:val="clear" w:color="auto" w:fill="FFFFFF"/>
            <w:vAlign w:val="center"/>
          </w:tcPr>
          <w:p w14:paraId="72414F2A" w14:textId="77777777" w:rsidR="002C6D2F" w:rsidRPr="003E5BA1" w:rsidRDefault="002C6D2F" w:rsidP="001748C4">
            <w:pPr>
              <w:spacing w:after="160" w:line="360" w:lineRule="auto"/>
              <w:jc w:val="both"/>
              <w:rPr>
                <w:rFonts w:ascii="Times New Roman" w:hAnsi="Times New Roman" w:cs="Times New Roman"/>
                <w:sz w:val="24"/>
                <w:szCs w:val="24"/>
              </w:rPr>
            </w:pPr>
          </w:p>
        </w:tc>
        <w:tc>
          <w:tcPr>
            <w:tcW w:w="2700" w:type="dxa"/>
            <w:tcBorders>
              <w:top w:val="nil"/>
              <w:left w:val="nil"/>
              <w:bottom w:val="single" w:sz="16" w:space="0" w:color="000000"/>
              <w:right w:val="single" w:sz="16" w:space="0" w:color="000000"/>
            </w:tcBorders>
            <w:shd w:val="clear" w:color="auto" w:fill="FFFFFF"/>
            <w:vAlign w:val="center"/>
          </w:tcPr>
          <w:p w14:paraId="4E86F17F"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Total</w:t>
            </w:r>
          </w:p>
        </w:tc>
        <w:tc>
          <w:tcPr>
            <w:tcW w:w="1170" w:type="dxa"/>
            <w:tcBorders>
              <w:top w:val="nil"/>
              <w:left w:val="single" w:sz="16" w:space="0" w:color="000000"/>
              <w:bottom w:val="single" w:sz="16" w:space="0" w:color="000000"/>
            </w:tcBorders>
            <w:shd w:val="clear" w:color="auto" w:fill="FFFFFF"/>
            <w:vAlign w:val="center"/>
          </w:tcPr>
          <w:p w14:paraId="29EB7D10"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w:t>
            </w:r>
          </w:p>
        </w:tc>
        <w:tc>
          <w:tcPr>
            <w:tcW w:w="900" w:type="dxa"/>
            <w:tcBorders>
              <w:top w:val="nil"/>
              <w:bottom w:val="single" w:sz="16" w:space="0" w:color="000000"/>
            </w:tcBorders>
            <w:shd w:val="clear" w:color="auto" w:fill="FFFFFF"/>
            <w:vAlign w:val="center"/>
          </w:tcPr>
          <w:p w14:paraId="4A29A62E"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936" w:type="dxa"/>
            <w:tcBorders>
              <w:top w:val="nil"/>
              <w:bottom w:val="single" w:sz="16" w:space="0" w:color="000000"/>
            </w:tcBorders>
            <w:shd w:val="clear" w:color="auto" w:fill="FFFFFF"/>
            <w:vAlign w:val="center"/>
          </w:tcPr>
          <w:p w14:paraId="3AD9049C"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1469" w:type="dxa"/>
            <w:tcBorders>
              <w:top w:val="nil"/>
              <w:bottom w:val="single" w:sz="16" w:space="0" w:color="000000"/>
              <w:right w:val="single" w:sz="16" w:space="0" w:color="000000"/>
            </w:tcBorders>
            <w:shd w:val="clear" w:color="auto" w:fill="FFFFFF"/>
          </w:tcPr>
          <w:p w14:paraId="32929C9B" w14:textId="77777777" w:rsidR="002C6D2F" w:rsidRPr="003E5BA1" w:rsidRDefault="002C6D2F" w:rsidP="001748C4">
            <w:pPr>
              <w:spacing w:after="160" w:line="360" w:lineRule="auto"/>
              <w:jc w:val="both"/>
              <w:rPr>
                <w:rFonts w:ascii="Times New Roman" w:hAnsi="Times New Roman" w:cs="Times New Roman"/>
                <w:sz w:val="24"/>
                <w:szCs w:val="24"/>
              </w:rPr>
            </w:pPr>
          </w:p>
        </w:tc>
      </w:tr>
    </w:tbl>
    <w:p w14:paraId="24D66CDD" w14:textId="77777777" w:rsidR="002C6D2F" w:rsidRPr="001748C4" w:rsidRDefault="002C6D2F" w:rsidP="001748C4">
      <w:pPr>
        <w:spacing w:after="160" w:line="360" w:lineRule="auto"/>
        <w:jc w:val="both"/>
        <w:rPr>
          <w:rFonts w:ascii="Times New Roman" w:hAnsi="Times New Roman" w:cs="Times New Roman"/>
          <w:b/>
          <w:bCs/>
          <w:sz w:val="24"/>
          <w:szCs w:val="24"/>
        </w:rPr>
      </w:pPr>
    </w:p>
    <w:p w14:paraId="25ECBDB2" w14:textId="46FEF90A" w:rsidR="002C04FF" w:rsidRPr="003E5BA1" w:rsidRDefault="00BE2B83"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The experience distribution reveals that the majority of employees (52%) have been with the company for 1-5 years, indicating a solid base of moderately experienced staff. A substantial portion (26%) possesses 6-10 years of service, bringing valuable institutional knowledge. However, only 12% are long-term veterans with over a decade of experience, suggesting limited retention of senior experts. New hires (10%) with less than one year's tenure represent the most junior cohort. Cumulatively, 88% of the workforce has ten years or less experience, demonstrating that while most employees understand current operations well, the organization may benefit from greater retention of long-serving professionals to preserve historical knowledge and continuity. This balance suggests the company maintains good operational knowledge but could strengthen its institutional memory.</w:t>
      </w:r>
    </w:p>
    <w:p w14:paraId="70EAB2F1" w14:textId="67CC5BDB" w:rsidR="0091592E" w:rsidRPr="003E5BA1" w:rsidRDefault="00AD7BA8" w:rsidP="003E5BA1">
      <w:pPr>
        <w:pStyle w:val="Heading1"/>
        <w:spacing w:line="360" w:lineRule="auto"/>
        <w:jc w:val="both"/>
        <w:rPr>
          <w:rFonts w:ascii="Times New Roman" w:hAnsi="Times New Roman" w:cs="Times New Roman"/>
          <w:b w:val="0"/>
          <w:bCs w:val="0"/>
        </w:rPr>
      </w:pPr>
      <w:bookmarkStart w:id="155" w:name="_Toc202527989"/>
      <w:r w:rsidRPr="003E5BA1">
        <w:rPr>
          <w:rFonts w:ascii="Times New Roman" w:hAnsi="Times New Roman" w:cs="Times New Roman"/>
        </w:rPr>
        <w:t xml:space="preserve">4.1.5: Education level of </w:t>
      </w:r>
      <w:r w:rsidR="0091592E" w:rsidRPr="003E5BA1">
        <w:rPr>
          <w:rFonts w:ascii="Times New Roman" w:hAnsi="Times New Roman" w:cs="Times New Roman"/>
        </w:rPr>
        <w:t>respondents</w:t>
      </w:r>
      <w:bookmarkEnd w:id="155"/>
    </w:p>
    <w:p w14:paraId="0A32BA7A" w14:textId="77777777" w:rsidR="0091592E" w:rsidRPr="001748C4" w:rsidRDefault="0091592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The education level of respondents in research is crucial for understanding their perspectives and the depth of their responses. Education also influences how well participants understand and engage with the research content. Including it ensures the study's findings are more accurate and applicable.</w:t>
      </w:r>
    </w:p>
    <w:p w14:paraId="3EEC81B0" w14:textId="555851BA" w:rsidR="00B744B7" w:rsidRPr="00872BC3" w:rsidRDefault="00872BC3" w:rsidP="00872BC3">
      <w:pPr>
        <w:pStyle w:val="Caption"/>
        <w:rPr>
          <w:rFonts w:ascii="Times New Roman" w:hAnsi="Times New Roman" w:cs="Times New Roman"/>
          <w:color w:val="auto"/>
          <w:sz w:val="24"/>
          <w:szCs w:val="24"/>
        </w:rPr>
      </w:pPr>
      <w:bookmarkStart w:id="156" w:name="_Toc202527044"/>
      <w:r w:rsidRPr="00872BC3">
        <w:rPr>
          <w:rFonts w:ascii="Times New Roman" w:hAnsi="Times New Roman" w:cs="Times New Roman"/>
          <w:color w:val="auto"/>
          <w:sz w:val="24"/>
          <w:szCs w:val="24"/>
        </w:rPr>
        <w:t xml:space="preserve">Table </w:t>
      </w:r>
      <w:r w:rsidRPr="00872BC3">
        <w:rPr>
          <w:rFonts w:ascii="Times New Roman" w:hAnsi="Times New Roman" w:cs="Times New Roman"/>
          <w:color w:val="auto"/>
          <w:sz w:val="24"/>
          <w:szCs w:val="24"/>
        </w:rPr>
        <w:fldChar w:fldCharType="begin"/>
      </w:r>
      <w:r w:rsidRPr="00872BC3">
        <w:rPr>
          <w:rFonts w:ascii="Times New Roman" w:hAnsi="Times New Roman" w:cs="Times New Roman"/>
          <w:color w:val="auto"/>
          <w:sz w:val="24"/>
          <w:szCs w:val="24"/>
        </w:rPr>
        <w:instrText xml:space="preserve"> SEQ Table \* ARABIC </w:instrText>
      </w:r>
      <w:r w:rsidRPr="00872BC3">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5</w:t>
      </w:r>
      <w:r w:rsidRPr="00872BC3">
        <w:rPr>
          <w:rFonts w:ascii="Times New Roman" w:hAnsi="Times New Roman" w:cs="Times New Roman"/>
          <w:color w:val="auto"/>
          <w:sz w:val="24"/>
          <w:szCs w:val="24"/>
        </w:rPr>
        <w:fldChar w:fldCharType="end"/>
      </w:r>
      <w:r w:rsidRPr="00872BC3">
        <w:rPr>
          <w:rFonts w:ascii="Times New Roman" w:hAnsi="Times New Roman" w:cs="Times New Roman"/>
          <w:color w:val="auto"/>
          <w:sz w:val="24"/>
          <w:szCs w:val="24"/>
        </w:rPr>
        <w:t xml:space="preserve"> :  Education level of respondents</w:t>
      </w:r>
      <w:bookmarkEnd w:id="156"/>
    </w:p>
    <w:tbl>
      <w:tblPr>
        <w:tblW w:w="8184"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2506"/>
        <w:gridCol w:w="1089"/>
        <w:gridCol w:w="1009"/>
        <w:gridCol w:w="1377"/>
        <w:gridCol w:w="1469"/>
      </w:tblGrid>
      <w:tr w:rsidR="003E5BA1" w:rsidRPr="001748C4" w14:paraId="4F216D59" w14:textId="77777777" w:rsidTr="003E5BA1">
        <w:trPr>
          <w:cantSplit/>
        </w:trPr>
        <w:tc>
          <w:tcPr>
            <w:tcW w:w="3240" w:type="dxa"/>
            <w:gridSpan w:val="2"/>
            <w:tcBorders>
              <w:top w:val="single" w:sz="16" w:space="0" w:color="000000"/>
              <w:left w:val="single" w:sz="16" w:space="0" w:color="000000"/>
              <w:bottom w:val="single" w:sz="16" w:space="0" w:color="000000"/>
              <w:right w:val="nil"/>
            </w:tcBorders>
            <w:shd w:val="clear" w:color="auto" w:fill="FFFFFF"/>
          </w:tcPr>
          <w:p w14:paraId="2EDD91F0" w14:textId="77777777" w:rsidR="00B744B7" w:rsidRPr="003E5BA1" w:rsidRDefault="00B744B7" w:rsidP="001748C4">
            <w:pPr>
              <w:spacing w:after="160" w:line="360" w:lineRule="auto"/>
              <w:jc w:val="both"/>
              <w:rPr>
                <w:rFonts w:ascii="Times New Roman" w:hAnsi="Times New Roman" w:cs="Times New Roman"/>
                <w:sz w:val="24"/>
                <w:szCs w:val="24"/>
              </w:rPr>
            </w:pPr>
          </w:p>
        </w:tc>
        <w:tc>
          <w:tcPr>
            <w:tcW w:w="1089" w:type="dxa"/>
            <w:tcBorders>
              <w:top w:val="single" w:sz="16" w:space="0" w:color="000000"/>
              <w:left w:val="single" w:sz="16" w:space="0" w:color="000000"/>
              <w:bottom w:val="single" w:sz="16" w:space="0" w:color="000000"/>
            </w:tcBorders>
            <w:shd w:val="clear" w:color="auto" w:fill="FFFFFF"/>
          </w:tcPr>
          <w:p w14:paraId="05348380"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Frequency</w:t>
            </w:r>
          </w:p>
        </w:tc>
        <w:tc>
          <w:tcPr>
            <w:tcW w:w="1009" w:type="dxa"/>
            <w:tcBorders>
              <w:top w:val="single" w:sz="16" w:space="0" w:color="000000"/>
              <w:bottom w:val="single" w:sz="16" w:space="0" w:color="000000"/>
            </w:tcBorders>
            <w:shd w:val="clear" w:color="auto" w:fill="FFFFFF"/>
          </w:tcPr>
          <w:p w14:paraId="4AA57AC6"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Percent</w:t>
            </w:r>
          </w:p>
        </w:tc>
        <w:tc>
          <w:tcPr>
            <w:tcW w:w="1377" w:type="dxa"/>
            <w:tcBorders>
              <w:top w:val="single" w:sz="16" w:space="0" w:color="000000"/>
              <w:bottom w:val="single" w:sz="16" w:space="0" w:color="000000"/>
            </w:tcBorders>
            <w:shd w:val="clear" w:color="auto" w:fill="FFFFFF"/>
          </w:tcPr>
          <w:p w14:paraId="4963DD63"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Valid Percent</w:t>
            </w:r>
          </w:p>
        </w:tc>
        <w:tc>
          <w:tcPr>
            <w:tcW w:w="1469" w:type="dxa"/>
            <w:tcBorders>
              <w:top w:val="single" w:sz="16" w:space="0" w:color="000000"/>
              <w:bottom w:val="single" w:sz="16" w:space="0" w:color="000000"/>
              <w:right w:val="single" w:sz="16" w:space="0" w:color="000000"/>
            </w:tcBorders>
            <w:shd w:val="clear" w:color="auto" w:fill="FFFFFF"/>
          </w:tcPr>
          <w:p w14:paraId="1731088B"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Cumulative Percent</w:t>
            </w:r>
          </w:p>
        </w:tc>
      </w:tr>
      <w:tr w:rsidR="006E5701" w:rsidRPr="001748C4" w14:paraId="46E3DFBA" w14:textId="77777777" w:rsidTr="0091592E">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14:paraId="506CD9A8" w14:textId="2C4B7766" w:rsidR="00B744B7" w:rsidRPr="003E5BA1" w:rsidRDefault="00E95315"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Valid</w:t>
            </w:r>
          </w:p>
        </w:tc>
        <w:tc>
          <w:tcPr>
            <w:tcW w:w="2506" w:type="dxa"/>
            <w:tcBorders>
              <w:top w:val="single" w:sz="16" w:space="0" w:color="000000"/>
              <w:left w:val="nil"/>
              <w:bottom w:val="nil"/>
              <w:right w:val="single" w:sz="16" w:space="0" w:color="000000"/>
            </w:tcBorders>
            <w:shd w:val="clear" w:color="auto" w:fill="FFFFFF"/>
            <w:vAlign w:val="center"/>
          </w:tcPr>
          <w:p w14:paraId="7AE6D234"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SECONDARY CERTIFICATE</w:t>
            </w:r>
          </w:p>
        </w:tc>
        <w:tc>
          <w:tcPr>
            <w:tcW w:w="1089" w:type="dxa"/>
            <w:tcBorders>
              <w:top w:val="single" w:sz="16" w:space="0" w:color="000000"/>
              <w:left w:val="single" w:sz="16" w:space="0" w:color="000000"/>
              <w:bottom w:val="nil"/>
            </w:tcBorders>
            <w:shd w:val="clear" w:color="auto" w:fill="FFFFFF"/>
            <w:vAlign w:val="center"/>
          </w:tcPr>
          <w:p w14:paraId="041AFC5F"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9</w:t>
            </w:r>
          </w:p>
        </w:tc>
        <w:tc>
          <w:tcPr>
            <w:tcW w:w="1009" w:type="dxa"/>
            <w:tcBorders>
              <w:top w:val="single" w:sz="16" w:space="0" w:color="000000"/>
              <w:bottom w:val="nil"/>
            </w:tcBorders>
            <w:shd w:val="clear" w:color="auto" w:fill="FFFFFF"/>
            <w:vAlign w:val="center"/>
          </w:tcPr>
          <w:p w14:paraId="1A507625"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18.0</w:t>
            </w:r>
          </w:p>
        </w:tc>
        <w:tc>
          <w:tcPr>
            <w:tcW w:w="1377" w:type="dxa"/>
            <w:tcBorders>
              <w:top w:val="single" w:sz="16" w:space="0" w:color="000000"/>
              <w:bottom w:val="nil"/>
            </w:tcBorders>
            <w:shd w:val="clear" w:color="auto" w:fill="FFFFFF"/>
            <w:vAlign w:val="center"/>
          </w:tcPr>
          <w:p w14:paraId="1BD134AC"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18.0</w:t>
            </w:r>
          </w:p>
        </w:tc>
        <w:tc>
          <w:tcPr>
            <w:tcW w:w="1469" w:type="dxa"/>
            <w:tcBorders>
              <w:top w:val="single" w:sz="16" w:space="0" w:color="000000"/>
              <w:bottom w:val="nil"/>
              <w:right w:val="single" w:sz="16" w:space="0" w:color="000000"/>
            </w:tcBorders>
            <w:shd w:val="clear" w:color="auto" w:fill="FFFFFF"/>
            <w:vAlign w:val="center"/>
          </w:tcPr>
          <w:p w14:paraId="43DE6C0C"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18.0</w:t>
            </w:r>
          </w:p>
        </w:tc>
      </w:tr>
      <w:tr w:rsidR="006E5701" w:rsidRPr="001748C4" w14:paraId="62BC1F18" w14:textId="77777777" w:rsidTr="0091592E">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2F0AB478" w14:textId="77777777" w:rsidR="00B744B7" w:rsidRPr="003E5BA1" w:rsidRDefault="00B744B7" w:rsidP="001748C4">
            <w:pPr>
              <w:spacing w:after="160" w:line="360" w:lineRule="auto"/>
              <w:jc w:val="both"/>
              <w:rPr>
                <w:rFonts w:ascii="Times New Roman" w:hAnsi="Times New Roman" w:cs="Times New Roman"/>
                <w:sz w:val="24"/>
                <w:szCs w:val="24"/>
              </w:rPr>
            </w:pPr>
          </w:p>
        </w:tc>
        <w:tc>
          <w:tcPr>
            <w:tcW w:w="2506" w:type="dxa"/>
            <w:tcBorders>
              <w:top w:val="nil"/>
              <w:left w:val="nil"/>
              <w:bottom w:val="nil"/>
              <w:right w:val="single" w:sz="16" w:space="0" w:color="000000"/>
            </w:tcBorders>
            <w:shd w:val="clear" w:color="auto" w:fill="FFFFFF"/>
            <w:vAlign w:val="center"/>
          </w:tcPr>
          <w:p w14:paraId="48BA2786"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BACHELORS DEGREE</w:t>
            </w:r>
          </w:p>
        </w:tc>
        <w:tc>
          <w:tcPr>
            <w:tcW w:w="1089" w:type="dxa"/>
            <w:tcBorders>
              <w:top w:val="nil"/>
              <w:left w:val="single" w:sz="16" w:space="0" w:color="000000"/>
              <w:bottom w:val="nil"/>
            </w:tcBorders>
            <w:shd w:val="clear" w:color="auto" w:fill="FFFFFF"/>
            <w:vAlign w:val="center"/>
          </w:tcPr>
          <w:p w14:paraId="288B27E8"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23</w:t>
            </w:r>
          </w:p>
        </w:tc>
        <w:tc>
          <w:tcPr>
            <w:tcW w:w="1009" w:type="dxa"/>
            <w:tcBorders>
              <w:top w:val="nil"/>
              <w:bottom w:val="nil"/>
            </w:tcBorders>
            <w:shd w:val="clear" w:color="auto" w:fill="FFFFFF"/>
            <w:vAlign w:val="center"/>
          </w:tcPr>
          <w:p w14:paraId="7D86BC27"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46.0</w:t>
            </w:r>
          </w:p>
        </w:tc>
        <w:tc>
          <w:tcPr>
            <w:tcW w:w="1377" w:type="dxa"/>
            <w:tcBorders>
              <w:top w:val="nil"/>
              <w:bottom w:val="nil"/>
            </w:tcBorders>
            <w:shd w:val="clear" w:color="auto" w:fill="FFFFFF"/>
            <w:vAlign w:val="center"/>
          </w:tcPr>
          <w:p w14:paraId="34ED324F"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46.0</w:t>
            </w:r>
          </w:p>
        </w:tc>
        <w:tc>
          <w:tcPr>
            <w:tcW w:w="1469" w:type="dxa"/>
            <w:tcBorders>
              <w:top w:val="nil"/>
              <w:bottom w:val="nil"/>
              <w:right w:val="single" w:sz="16" w:space="0" w:color="000000"/>
            </w:tcBorders>
            <w:shd w:val="clear" w:color="auto" w:fill="FFFFFF"/>
            <w:vAlign w:val="center"/>
          </w:tcPr>
          <w:p w14:paraId="0AAFCA35"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64.0</w:t>
            </w:r>
          </w:p>
        </w:tc>
      </w:tr>
      <w:tr w:rsidR="006E5701" w:rsidRPr="001748C4" w14:paraId="7426F1F9" w14:textId="77777777" w:rsidTr="0091592E">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653ED90F" w14:textId="77777777" w:rsidR="00B744B7" w:rsidRPr="003E5BA1" w:rsidRDefault="00B744B7" w:rsidP="001748C4">
            <w:pPr>
              <w:spacing w:after="160" w:line="360" w:lineRule="auto"/>
              <w:jc w:val="both"/>
              <w:rPr>
                <w:rFonts w:ascii="Times New Roman" w:hAnsi="Times New Roman" w:cs="Times New Roman"/>
                <w:sz w:val="24"/>
                <w:szCs w:val="24"/>
              </w:rPr>
            </w:pPr>
          </w:p>
        </w:tc>
        <w:tc>
          <w:tcPr>
            <w:tcW w:w="2506" w:type="dxa"/>
            <w:tcBorders>
              <w:top w:val="nil"/>
              <w:left w:val="nil"/>
              <w:bottom w:val="nil"/>
              <w:right w:val="single" w:sz="16" w:space="0" w:color="000000"/>
            </w:tcBorders>
            <w:shd w:val="clear" w:color="auto" w:fill="FFFFFF"/>
            <w:vAlign w:val="center"/>
          </w:tcPr>
          <w:p w14:paraId="371A0418"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MASTERS DEGREE</w:t>
            </w:r>
          </w:p>
        </w:tc>
        <w:tc>
          <w:tcPr>
            <w:tcW w:w="1089" w:type="dxa"/>
            <w:tcBorders>
              <w:top w:val="nil"/>
              <w:left w:val="single" w:sz="16" w:space="0" w:color="000000"/>
              <w:bottom w:val="nil"/>
            </w:tcBorders>
            <w:shd w:val="clear" w:color="auto" w:fill="FFFFFF"/>
            <w:vAlign w:val="center"/>
          </w:tcPr>
          <w:p w14:paraId="7C1BD8EB"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w:t>
            </w:r>
          </w:p>
        </w:tc>
        <w:tc>
          <w:tcPr>
            <w:tcW w:w="1009" w:type="dxa"/>
            <w:tcBorders>
              <w:top w:val="nil"/>
              <w:bottom w:val="nil"/>
            </w:tcBorders>
            <w:shd w:val="clear" w:color="auto" w:fill="FFFFFF"/>
            <w:vAlign w:val="center"/>
          </w:tcPr>
          <w:p w14:paraId="535DA528"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20.0</w:t>
            </w:r>
          </w:p>
        </w:tc>
        <w:tc>
          <w:tcPr>
            <w:tcW w:w="1377" w:type="dxa"/>
            <w:tcBorders>
              <w:top w:val="nil"/>
              <w:bottom w:val="nil"/>
            </w:tcBorders>
            <w:shd w:val="clear" w:color="auto" w:fill="FFFFFF"/>
            <w:vAlign w:val="center"/>
          </w:tcPr>
          <w:p w14:paraId="4A95DE0D"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20.0</w:t>
            </w:r>
          </w:p>
        </w:tc>
        <w:tc>
          <w:tcPr>
            <w:tcW w:w="1469" w:type="dxa"/>
            <w:tcBorders>
              <w:top w:val="nil"/>
              <w:bottom w:val="nil"/>
              <w:right w:val="single" w:sz="16" w:space="0" w:color="000000"/>
            </w:tcBorders>
            <w:shd w:val="clear" w:color="auto" w:fill="FFFFFF"/>
            <w:vAlign w:val="center"/>
          </w:tcPr>
          <w:p w14:paraId="72746F7D"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84.0</w:t>
            </w:r>
          </w:p>
        </w:tc>
      </w:tr>
      <w:tr w:rsidR="006E5701" w:rsidRPr="001748C4" w14:paraId="79CE982A" w14:textId="77777777" w:rsidTr="0091592E">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4BFFDA7E" w14:textId="77777777" w:rsidR="00B744B7" w:rsidRPr="003E5BA1" w:rsidRDefault="00B744B7" w:rsidP="001748C4">
            <w:pPr>
              <w:spacing w:after="160" w:line="360" w:lineRule="auto"/>
              <w:jc w:val="both"/>
              <w:rPr>
                <w:rFonts w:ascii="Times New Roman" w:hAnsi="Times New Roman" w:cs="Times New Roman"/>
                <w:sz w:val="24"/>
                <w:szCs w:val="24"/>
              </w:rPr>
            </w:pPr>
          </w:p>
        </w:tc>
        <w:tc>
          <w:tcPr>
            <w:tcW w:w="2506" w:type="dxa"/>
            <w:tcBorders>
              <w:top w:val="nil"/>
              <w:left w:val="nil"/>
              <w:bottom w:val="nil"/>
              <w:right w:val="single" w:sz="16" w:space="0" w:color="000000"/>
            </w:tcBorders>
            <w:shd w:val="clear" w:color="auto" w:fill="FFFFFF"/>
            <w:vAlign w:val="center"/>
          </w:tcPr>
          <w:p w14:paraId="316E000C"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PHD</w:t>
            </w:r>
          </w:p>
        </w:tc>
        <w:tc>
          <w:tcPr>
            <w:tcW w:w="1089" w:type="dxa"/>
            <w:tcBorders>
              <w:top w:val="nil"/>
              <w:left w:val="single" w:sz="16" w:space="0" w:color="000000"/>
              <w:bottom w:val="nil"/>
            </w:tcBorders>
            <w:shd w:val="clear" w:color="auto" w:fill="FFFFFF"/>
            <w:vAlign w:val="center"/>
          </w:tcPr>
          <w:p w14:paraId="640491E4"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4</w:t>
            </w:r>
          </w:p>
        </w:tc>
        <w:tc>
          <w:tcPr>
            <w:tcW w:w="1009" w:type="dxa"/>
            <w:tcBorders>
              <w:top w:val="nil"/>
              <w:bottom w:val="nil"/>
            </w:tcBorders>
            <w:shd w:val="clear" w:color="auto" w:fill="FFFFFF"/>
            <w:vAlign w:val="center"/>
          </w:tcPr>
          <w:p w14:paraId="1E5DC740"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8.0</w:t>
            </w:r>
          </w:p>
        </w:tc>
        <w:tc>
          <w:tcPr>
            <w:tcW w:w="1377" w:type="dxa"/>
            <w:tcBorders>
              <w:top w:val="nil"/>
              <w:bottom w:val="nil"/>
            </w:tcBorders>
            <w:shd w:val="clear" w:color="auto" w:fill="FFFFFF"/>
            <w:vAlign w:val="center"/>
          </w:tcPr>
          <w:p w14:paraId="0EB1998D"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8.0</w:t>
            </w:r>
          </w:p>
        </w:tc>
        <w:tc>
          <w:tcPr>
            <w:tcW w:w="1469" w:type="dxa"/>
            <w:tcBorders>
              <w:top w:val="nil"/>
              <w:bottom w:val="nil"/>
              <w:right w:val="single" w:sz="16" w:space="0" w:color="000000"/>
            </w:tcBorders>
            <w:shd w:val="clear" w:color="auto" w:fill="FFFFFF"/>
            <w:vAlign w:val="center"/>
          </w:tcPr>
          <w:p w14:paraId="4E5C6BA5"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92.0</w:t>
            </w:r>
          </w:p>
        </w:tc>
      </w:tr>
      <w:tr w:rsidR="006E5701" w:rsidRPr="001748C4" w14:paraId="19E776DE" w14:textId="77777777" w:rsidTr="0091592E">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25207293" w14:textId="77777777" w:rsidR="00B744B7" w:rsidRPr="003E5BA1" w:rsidRDefault="00B744B7" w:rsidP="001748C4">
            <w:pPr>
              <w:spacing w:after="160" w:line="360" w:lineRule="auto"/>
              <w:jc w:val="both"/>
              <w:rPr>
                <w:rFonts w:ascii="Times New Roman" w:hAnsi="Times New Roman" w:cs="Times New Roman"/>
                <w:sz w:val="24"/>
                <w:szCs w:val="24"/>
              </w:rPr>
            </w:pPr>
          </w:p>
        </w:tc>
        <w:tc>
          <w:tcPr>
            <w:tcW w:w="2506" w:type="dxa"/>
            <w:tcBorders>
              <w:top w:val="nil"/>
              <w:left w:val="nil"/>
              <w:bottom w:val="nil"/>
              <w:right w:val="single" w:sz="16" w:space="0" w:color="000000"/>
            </w:tcBorders>
            <w:shd w:val="clear" w:color="auto" w:fill="FFFFFF"/>
            <w:vAlign w:val="center"/>
          </w:tcPr>
          <w:p w14:paraId="68D8495E"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OTHER</w:t>
            </w:r>
          </w:p>
        </w:tc>
        <w:tc>
          <w:tcPr>
            <w:tcW w:w="1089" w:type="dxa"/>
            <w:tcBorders>
              <w:top w:val="nil"/>
              <w:left w:val="single" w:sz="16" w:space="0" w:color="000000"/>
              <w:bottom w:val="nil"/>
            </w:tcBorders>
            <w:shd w:val="clear" w:color="auto" w:fill="FFFFFF"/>
            <w:vAlign w:val="center"/>
          </w:tcPr>
          <w:p w14:paraId="4C837E6E"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4</w:t>
            </w:r>
          </w:p>
        </w:tc>
        <w:tc>
          <w:tcPr>
            <w:tcW w:w="1009" w:type="dxa"/>
            <w:tcBorders>
              <w:top w:val="nil"/>
              <w:bottom w:val="nil"/>
            </w:tcBorders>
            <w:shd w:val="clear" w:color="auto" w:fill="FFFFFF"/>
            <w:vAlign w:val="center"/>
          </w:tcPr>
          <w:p w14:paraId="6B960F49"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8.0</w:t>
            </w:r>
          </w:p>
        </w:tc>
        <w:tc>
          <w:tcPr>
            <w:tcW w:w="1377" w:type="dxa"/>
            <w:tcBorders>
              <w:top w:val="nil"/>
              <w:bottom w:val="nil"/>
            </w:tcBorders>
            <w:shd w:val="clear" w:color="auto" w:fill="FFFFFF"/>
            <w:vAlign w:val="center"/>
          </w:tcPr>
          <w:p w14:paraId="76D54EBD"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8.0</w:t>
            </w:r>
          </w:p>
        </w:tc>
        <w:tc>
          <w:tcPr>
            <w:tcW w:w="1469" w:type="dxa"/>
            <w:tcBorders>
              <w:top w:val="nil"/>
              <w:bottom w:val="nil"/>
              <w:right w:val="single" w:sz="16" w:space="0" w:color="000000"/>
            </w:tcBorders>
            <w:shd w:val="clear" w:color="auto" w:fill="FFFFFF"/>
            <w:vAlign w:val="center"/>
          </w:tcPr>
          <w:p w14:paraId="703AA62A"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r>
      <w:tr w:rsidR="006E5701" w:rsidRPr="001748C4" w14:paraId="52528BC4" w14:textId="77777777" w:rsidTr="0091592E">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0E8D4747" w14:textId="77777777" w:rsidR="00B744B7" w:rsidRPr="003E5BA1" w:rsidRDefault="00B744B7" w:rsidP="001748C4">
            <w:pPr>
              <w:spacing w:after="160" w:line="360" w:lineRule="auto"/>
              <w:jc w:val="both"/>
              <w:rPr>
                <w:rFonts w:ascii="Times New Roman" w:hAnsi="Times New Roman" w:cs="Times New Roman"/>
                <w:sz w:val="24"/>
                <w:szCs w:val="24"/>
              </w:rPr>
            </w:pPr>
          </w:p>
        </w:tc>
        <w:tc>
          <w:tcPr>
            <w:tcW w:w="2506" w:type="dxa"/>
            <w:tcBorders>
              <w:top w:val="nil"/>
              <w:left w:val="nil"/>
              <w:bottom w:val="single" w:sz="16" w:space="0" w:color="000000"/>
              <w:right w:val="single" w:sz="16" w:space="0" w:color="000000"/>
            </w:tcBorders>
            <w:shd w:val="clear" w:color="auto" w:fill="FFFFFF"/>
            <w:vAlign w:val="center"/>
          </w:tcPr>
          <w:p w14:paraId="5CF43260"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Total</w:t>
            </w:r>
          </w:p>
        </w:tc>
        <w:tc>
          <w:tcPr>
            <w:tcW w:w="1089" w:type="dxa"/>
            <w:tcBorders>
              <w:top w:val="nil"/>
              <w:left w:val="single" w:sz="16" w:space="0" w:color="000000"/>
              <w:bottom w:val="single" w:sz="16" w:space="0" w:color="000000"/>
            </w:tcBorders>
            <w:shd w:val="clear" w:color="auto" w:fill="FFFFFF"/>
            <w:vAlign w:val="center"/>
          </w:tcPr>
          <w:p w14:paraId="1F3D86EF"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w:t>
            </w:r>
          </w:p>
        </w:tc>
        <w:tc>
          <w:tcPr>
            <w:tcW w:w="1009" w:type="dxa"/>
            <w:tcBorders>
              <w:top w:val="nil"/>
              <w:bottom w:val="single" w:sz="16" w:space="0" w:color="000000"/>
            </w:tcBorders>
            <w:shd w:val="clear" w:color="auto" w:fill="FFFFFF"/>
            <w:vAlign w:val="center"/>
          </w:tcPr>
          <w:p w14:paraId="166E548C"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1377" w:type="dxa"/>
            <w:tcBorders>
              <w:top w:val="nil"/>
              <w:bottom w:val="single" w:sz="16" w:space="0" w:color="000000"/>
            </w:tcBorders>
            <w:shd w:val="clear" w:color="auto" w:fill="FFFFFF"/>
            <w:vAlign w:val="center"/>
          </w:tcPr>
          <w:p w14:paraId="21AE2A8B"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1469" w:type="dxa"/>
            <w:tcBorders>
              <w:top w:val="nil"/>
              <w:bottom w:val="single" w:sz="16" w:space="0" w:color="000000"/>
              <w:right w:val="single" w:sz="16" w:space="0" w:color="000000"/>
            </w:tcBorders>
            <w:shd w:val="clear" w:color="auto" w:fill="FFFFFF"/>
          </w:tcPr>
          <w:p w14:paraId="31A2EC5D" w14:textId="77777777" w:rsidR="00B744B7" w:rsidRPr="003E5BA1" w:rsidRDefault="00B744B7" w:rsidP="001748C4">
            <w:pPr>
              <w:spacing w:after="160" w:line="360" w:lineRule="auto"/>
              <w:jc w:val="both"/>
              <w:rPr>
                <w:rFonts w:ascii="Times New Roman" w:hAnsi="Times New Roman" w:cs="Times New Roman"/>
                <w:sz w:val="24"/>
                <w:szCs w:val="24"/>
              </w:rPr>
            </w:pPr>
          </w:p>
        </w:tc>
      </w:tr>
    </w:tbl>
    <w:p w14:paraId="7B4F96BD" w14:textId="77777777" w:rsidR="002C04FF" w:rsidRPr="001748C4" w:rsidRDefault="002C04FF" w:rsidP="001748C4">
      <w:pPr>
        <w:spacing w:after="160" w:line="360" w:lineRule="auto"/>
        <w:jc w:val="both"/>
        <w:rPr>
          <w:rFonts w:ascii="Times New Roman" w:hAnsi="Times New Roman" w:cs="Times New Roman"/>
          <w:b/>
          <w:bCs/>
          <w:sz w:val="24"/>
          <w:szCs w:val="24"/>
        </w:rPr>
      </w:pPr>
    </w:p>
    <w:p w14:paraId="1F7B399D" w14:textId="77777777" w:rsidR="002C04FF" w:rsidRPr="001748C4" w:rsidRDefault="00AD7BA8"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The data presents the educational qualifications of 50 individuals. The majority, 46%, hold a Bachelor's degree, indicating it is the most common level of education among respondents. A further 20% possess a Master's degree, reflecting a significant portion with postgraduate education. Secondary certificate holders account for 18%, showing a moderate representation of individuals with only high school-level education. Meanwhile, 8% of respondents have achieved a PhD, Cumulatively, 84% have qualifications ranging from secondary certificates to master's degrees. This distribution suggests a relatively well-educated group, with most having attained at least undergraduate-level education. The equal proportion of PhD and "Other" category holders may indicate a need to further define or explore what "Other" entails. Overall, the data reflects a diverse educational background, with a strong leaning toward higher education.</w:t>
      </w:r>
    </w:p>
    <w:p w14:paraId="23AC38C4" w14:textId="1C345A5C" w:rsidR="001742AB" w:rsidRPr="001748C4" w:rsidRDefault="001742AB" w:rsidP="003E5BA1">
      <w:pPr>
        <w:pStyle w:val="Heading1"/>
        <w:spacing w:line="360" w:lineRule="auto"/>
        <w:jc w:val="both"/>
        <w:rPr>
          <w:rFonts w:ascii="Times New Roman" w:hAnsi="Times New Roman" w:cs="Times New Roman"/>
        </w:rPr>
      </w:pPr>
      <w:bookmarkStart w:id="157" w:name="_Toc202527990"/>
      <w:r w:rsidRPr="003E5BA1">
        <w:rPr>
          <w:rFonts w:ascii="Times New Roman" w:hAnsi="Times New Roman" w:cs="Times New Roman"/>
        </w:rPr>
        <w:t>4.2. Corporate Governance Practices at SONARWA</w:t>
      </w:r>
      <w:bookmarkEnd w:id="157"/>
    </w:p>
    <w:p w14:paraId="210A80C9"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This section presents findings on corporate governance structures and practices at SONARWA.</w:t>
      </w:r>
    </w:p>
    <w:p w14:paraId="08BACB3E" w14:textId="77777777" w:rsidR="001742AB" w:rsidRPr="003E5BA1" w:rsidRDefault="001742AB" w:rsidP="003E5BA1">
      <w:pPr>
        <w:pStyle w:val="Heading1"/>
        <w:spacing w:line="360" w:lineRule="auto"/>
        <w:jc w:val="both"/>
        <w:rPr>
          <w:rFonts w:ascii="Times New Roman" w:hAnsi="Times New Roman" w:cs="Times New Roman"/>
          <w:b w:val="0"/>
          <w:bCs w:val="0"/>
        </w:rPr>
      </w:pPr>
      <w:bookmarkStart w:id="158" w:name="_Toc202527991"/>
      <w:r w:rsidRPr="003E5BA1">
        <w:rPr>
          <w:rFonts w:ascii="Times New Roman" w:hAnsi="Times New Roman" w:cs="Times New Roman"/>
        </w:rPr>
        <w:t>4.2.1. Existence of Corporate Governance Framework</w:t>
      </w:r>
      <w:bookmarkEnd w:id="158"/>
    </w:p>
    <w:p w14:paraId="0BEE2614" w14:textId="18301DD4"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 xml:space="preserve">Respondents were asked whether SONARWA has a clearly defined corporate governance framework. The results are shown in Table </w:t>
      </w:r>
      <w:r w:rsidRPr="001748C4">
        <w:rPr>
          <w:rFonts w:ascii="Times New Roman" w:hAnsi="Times New Roman" w:cs="Times New Roman"/>
          <w:sz w:val="24"/>
          <w:szCs w:val="24"/>
        </w:rPr>
        <w:t>6</w:t>
      </w:r>
      <w:r w:rsidRPr="003E5BA1">
        <w:rPr>
          <w:rFonts w:ascii="Times New Roman" w:hAnsi="Times New Roman" w:cs="Times New Roman"/>
          <w:sz w:val="24"/>
          <w:szCs w:val="24"/>
        </w:rPr>
        <w:t>.</w:t>
      </w:r>
    </w:p>
    <w:tbl>
      <w:tblPr>
        <w:tblW w:w="6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1224"/>
        <w:gridCol w:w="1147"/>
        <w:gridCol w:w="1009"/>
        <w:gridCol w:w="1377"/>
        <w:gridCol w:w="1469"/>
      </w:tblGrid>
      <w:tr w:rsidR="001742AB" w:rsidRPr="001748C4" w14:paraId="4DC8D0E7" w14:textId="77777777" w:rsidTr="007C0F2F">
        <w:trPr>
          <w:cantSplit/>
        </w:trPr>
        <w:tc>
          <w:tcPr>
            <w:tcW w:w="6960" w:type="dxa"/>
            <w:gridSpan w:val="6"/>
            <w:tcBorders>
              <w:top w:val="nil"/>
              <w:left w:val="nil"/>
              <w:bottom w:val="nil"/>
              <w:right w:val="nil"/>
            </w:tcBorders>
            <w:shd w:val="clear" w:color="auto" w:fill="FFFFFF"/>
          </w:tcPr>
          <w:p w14:paraId="4A377D25" w14:textId="676BAD08" w:rsidR="001742AB" w:rsidRPr="00872BC3" w:rsidRDefault="00872BC3" w:rsidP="00872BC3">
            <w:pPr>
              <w:pStyle w:val="Caption"/>
              <w:rPr>
                <w:rFonts w:ascii="Times New Roman" w:hAnsi="Times New Roman" w:cs="Times New Roman"/>
                <w:sz w:val="24"/>
                <w:szCs w:val="24"/>
              </w:rPr>
            </w:pPr>
            <w:bookmarkStart w:id="159" w:name="_Toc202527045"/>
            <w:r w:rsidRPr="00872BC3">
              <w:rPr>
                <w:rFonts w:ascii="Times New Roman" w:hAnsi="Times New Roman" w:cs="Times New Roman"/>
                <w:color w:val="auto"/>
                <w:sz w:val="24"/>
                <w:szCs w:val="24"/>
              </w:rPr>
              <w:t xml:space="preserve">Table </w:t>
            </w:r>
            <w:r w:rsidRPr="00872BC3">
              <w:rPr>
                <w:rFonts w:ascii="Times New Roman" w:hAnsi="Times New Roman" w:cs="Times New Roman"/>
                <w:color w:val="auto"/>
                <w:sz w:val="24"/>
                <w:szCs w:val="24"/>
              </w:rPr>
              <w:fldChar w:fldCharType="begin"/>
            </w:r>
            <w:r w:rsidRPr="00872BC3">
              <w:rPr>
                <w:rFonts w:ascii="Times New Roman" w:hAnsi="Times New Roman" w:cs="Times New Roman"/>
                <w:color w:val="auto"/>
                <w:sz w:val="24"/>
                <w:szCs w:val="24"/>
              </w:rPr>
              <w:instrText xml:space="preserve"> SEQ Table \* ARABIC </w:instrText>
            </w:r>
            <w:r w:rsidRPr="00872BC3">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6</w:t>
            </w:r>
            <w:r w:rsidRPr="00872BC3">
              <w:rPr>
                <w:rFonts w:ascii="Times New Roman" w:hAnsi="Times New Roman" w:cs="Times New Roman"/>
                <w:color w:val="auto"/>
                <w:sz w:val="24"/>
                <w:szCs w:val="24"/>
              </w:rPr>
              <w:fldChar w:fldCharType="end"/>
            </w:r>
            <w:r w:rsidRPr="00872BC3">
              <w:rPr>
                <w:rFonts w:ascii="Times New Roman" w:hAnsi="Times New Roman" w:cs="Times New Roman"/>
                <w:color w:val="auto"/>
                <w:sz w:val="24"/>
                <w:szCs w:val="24"/>
              </w:rPr>
              <w:t xml:space="preserve">: </w:t>
            </w:r>
            <w:r w:rsidRPr="00872BC3">
              <w:rPr>
                <w:rFonts w:ascii="Times New Roman" w:hAnsi="Times New Roman" w:cs="Times New Roman"/>
                <w:b w:val="0"/>
                <w:bCs w:val="0"/>
                <w:color w:val="auto"/>
                <w:sz w:val="24"/>
                <w:szCs w:val="24"/>
              </w:rPr>
              <w:t>Respondents’ views on whether SONARWA insurance company have a clearly defined corporate governance?</w:t>
            </w:r>
            <w:bookmarkEnd w:id="159"/>
          </w:p>
        </w:tc>
      </w:tr>
      <w:tr w:rsidR="001742AB" w:rsidRPr="001748C4" w14:paraId="4B47F2AF" w14:textId="77777777" w:rsidTr="007C0F2F">
        <w:trPr>
          <w:cantSplit/>
        </w:trPr>
        <w:tc>
          <w:tcPr>
            <w:tcW w:w="1958" w:type="dxa"/>
            <w:gridSpan w:val="2"/>
            <w:tcBorders>
              <w:top w:val="single" w:sz="16" w:space="0" w:color="000000"/>
              <w:left w:val="single" w:sz="16" w:space="0" w:color="000000"/>
              <w:bottom w:val="single" w:sz="16" w:space="0" w:color="000000"/>
              <w:right w:val="nil"/>
            </w:tcBorders>
            <w:shd w:val="clear" w:color="auto" w:fill="FFFFFF"/>
          </w:tcPr>
          <w:p w14:paraId="2C030D4E" w14:textId="77777777" w:rsidR="001742AB" w:rsidRPr="001748C4" w:rsidRDefault="001742AB" w:rsidP="001748C4">
            <w:pPr>
              <w:spacing w:after="160" w:line="360" w:lineRule="auto"/>
              <w:jc w:val="both"/>
              <w:rPr>
                <w:rFonts w:ascii="Times New Roman" w:hAnsi="Times New Roman" w:cs="Times New Roman"/>
                <w:b/>
                <w:bCs/>
                <w:sz w:val="24"/>
                <w:szCs w:val="24"/>
              </w:rPr>
            </w:pPr>
          </w:p>
        </w:tc>
        <w:tc>
          <w:tcPr>
            <w:tcW w:w="1147" w:type="dxa"/>
            <w:tcBorders>
              <w:top w:val="single" w:sz="16" w:space="0" w:color="000000"/>
              <w:left w:val="single" w:sz="16" w:space="0" w:color="000000"/>
              <w:bottom w:val="single" w:sz="16" w:space="0" w:color="000000"/>
            </w:tcBorders>
            <w:shd w:val="clear" w:color="auto" w:fill="FFFFFF"/>
          </w:tcPr>
          <w:p w14:paraId="0C222595" w14:textId="77777777" w:rsidR="001742AB" w:rsidRPr="001748C4" w:rsidRDefault="001742AB"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Frequency</w:t>
            </w:r>
          </w:p>
        </w:tc>
        <w:tc>
          <w:tcPr>
            <w:tcW w:w="1009" w:type="dxa"/>
            <w:tcBorders>
              <w:top w:val="single" w:sz="16" w:space="0" w:color="000000"/>
              <w:bottom w:val="single" w:sz="16" w:space="0" w:color="000000"/>
            </w:tcBorders>
            <w:shd w:val="clear" w:color="auto" w:fill="FFFFFF"/>
          </w:tcPr>
          <w:p w14:paraId="15087A1B" w14:textId="77777777" w:rsidR="001742AB" w:rsidRPr="001748C4" w:rsidRDefault="001742AB"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Percent</w:t>
            </w:r>
          </w:p>
        </w:tc>
        <w:tc>
          <w:tcPr>
            <w:tcW w:w="1377" w:type="dxa"/>
            <w:tcBorders>
              <w:top w:val="single" w:sz="16" w:space="0" w:color="000000"/>
              <w:bottom w:val="single" w:sz="16" w:space="0" w:color="000000"/>
            </w:tcBorders>
            <w:shd w:val="clear" w:color="auto" w:fill="FFFFFF"/>
          </w:tcPr>
          <w:p w14:paraId="01412166" w14:textId="77777777" w:rsidR="001742AB" w:rsidRPr="001748C4" w:rsidRDefault="001742AB"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Valid Percent</w:t>
            </w:r>
          </w:p>
        </w:tc>
        <w:tc>
          <w:tcPr>
            <w:tcW w:w="1469" w:type="dxa"/>
            <w:tcBorders>
              <w:top w:val="single" w:sz="16" w:space="0" w:color="000000"/>
              <w:bottom w:val="single" w:sz="16" w:space="0" w:color="000000"/>
              <w:right w:val="single" w:sz="16" w:space="0" w:color="000000"/>
            </w:tcBorders>
            <w:shd w:val="clear" w:color="auto" w:fill="FFFFFF"/>
          </w:tcPr>
          <w:p w14:paraId="3AAAF363" w14:textId="77777777" w:rsidR="001742AB" w:rsidRPr="001748C4" w:rsidRDefault="001742AB"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Cumulative Percent</w:t>
            </w:r>
          </w:p>
        </w:tc>
      </w:tr>
      <w:tr w:rsidR="001742AB" w:rsidRPr="001748C4" w14:paraId="1009AF2B" w14:textId="77777777" w:rsidTr="007C0F2F">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14:paraId="22360116"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Valid</w:t>
            </w:r>
          </w:p>
        </w:tc>
        <w:tc>
          <w:tcPr>
            <w:tcW w:w="1224" w:type="dxa"/>
            <w:tcBorders>
              <w:top w:val="single" w:sz="16" w:space="0" w:color="000000"/>
              <w:left w:val="nil"/>
              <w:bottom w:val="nil"/>
              <w:right w:val="single" w:sz="16" w:space="0" w:color="000000"/>
            </w:tcBorders>
            <w:shd w:val="clear" w:color="auto" w:fill="FFFFFF"/>
            <w:vAlign w:val="center"/>
          </w:tcPr>
          <w:p w14:paraId="0CD476D9"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YES</w:t>
            </w:r>
          </w:p>
        </w:tc>
        <w:tc>
          <w:tcPr>
            <w:tcW w:w="1147" w:type="dxa"/>
            <w:tcBorders>
              <w:top w:val="single" w:sz="16" w:space="0" w:color="000000"/>
              <w:left w:val="single" w:sz="16" w:space="0" w:color="000000"/>
              <w:bottom w:val="nil"/>
            </w:tcBorders>
            <w:shd w:val="clear" w:color="auto" w:fill="FFFFFF"/>
            <w:vAlign w:val="center"/>
          </w:tcPr>
          <w:p w14:paraId="4DE00BBE"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25</w:t>
            </w:r>
          </w:p>
        </w:tc>
        <w:tc>
          <w:tcPr>
            <w:tcW w:w="1009" w:type="dxa"/>
            <w:tcBorders>
              <w:top w:val="single" w:sz="16" w:space="0" w:color="000000"/>
              <w:bottom w:val="nil"/>
            </w:tcBorders>
            <w:shd w:val="clear" w:color="auto" w:fill="FFFFFF"/>
            <w:vAlign w:val="center"/>
          </w:tcPr>
          <w:p w14:paraId="272F589C"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50.0</w:t>
            </w:r>
          </w:p>
        </w:tc>
        <w:tc>
          <w:tcPr>
            <w:tcW w:w="1377" w:type="dxa"/>
            <w:tcBorders>
              <w:top w:val="single" w:sz="16" w:space="0" w:color="000000"/>
              <w:bottom w:val="nil"/>
            </w:tcBorders>
            <w:shd w:val="clear" w:color="auto" w:fill="FFFFFF"/>
            <w:vAlign w:val="center"/>
          </w:tcPr>
          <w:p w14:paraId="5E671151"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50.0</w:t>
            </w:r>
          </w:p>
        </w:tc>
        <w:tc>
          <w:tcPr>
            <w:tcW w:w="1469" w:type="dxa"/>
            <w:tcBorders>
              <w:top w:val="single" w:sz="16" w:space="0" w:color="000000"/>
              <w:bottom w:val="nil"/>
              <w:right w:val="single" w:sz="16" w:space="0" w:color="000000"/>
            </w:tcBorders>
            <w:shd w:val="clear" w:color="auto" w:fill="FFFFFF"/>
            <w:vAlign w:val="center"/>
          </w:tcPr>
          <w:p w14:paraId="3310368E"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50.0</w:t>
            </w:r>
          </w:p>
        </w:tc>
      </w:tr>
      <w:tr w:rsidR="001742AB" w:rsidRPr="001748C4" w14:paraId="3805F009" w14:textId="77777777" w:rsidTr="007C0F2F">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5E91C655" w14:textId="77777777" w:rsidR="001742AB" w:rsidRPr="003E5BA1" w:rsidRDefault="001742AB" w:rsidP="001748C4">
            <w:pPr>
              <w:spacing w:after="160" w:line="360" w:lineRule="auto"/>
              <w:jc w:val="both"/>
              <w:rPr>
                <w:rFonts w:ascii="Times New Roman" w:hAnsi="Times New Roman" w:cs="Times New Roman"/>
                <w:sz w:val="24"/>
                <w:szCs w:val="24"/>
              </w:rPr>
            </w:pPr>
          </w:p>
        </w:tc>
        <w:tc>
          <w:tcPr>
            <w:tcW w:w="1224" w:type="dxa"/>
            <w:tcBorders>
              <w:top w:val="nil"/>
              <w:left w:val="nil"/>
              <w:bottom w:val="nil"/>
              <w:right w:val="single" w:sz="16" w:space="0" w:color="000000"/>
            </w:tcBorders>
            <w:shd w:val="clear" w:color="auto" w:fill="FFFFFF"/>
            <w:vAlign w:val="center"/>
          </w:tcPr>
          <w:p w14:paraId="1972902F"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NO</w:t>
            </w:r>
          </w:p>
        </w:tc>
        <w:tc>
          <w:tcPr>
            <w:tcW w:w="1147" w:type="dxa"/>
            <w:tcBorders>
              <w:top w:val="nil"/>
              <w:left w:val="single" w:sz="16" w:space="0" w:color="000000"/>
              <w:bottom w:val="nil"/>
            </w:tcBorders>
            <w:shd w:val="clear" w:color="auto" w:fill="FFFFFF"/>
            <w:vAlign w:val="center"/>
          </w:tcPr>
          <w:p w14:paraId="5B1224BA"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13</w:t>
            </w:r>
          </w:p>
        </w:tc>
        <w:tc>
          <w:tcPr>
            <w:tcW w:w="1009" w:type="dxa"/>
            <w:tcBorders>
              <w:top w:val="nil"/>
              <w:bottom w:val="nil"/>
            </w:tcBorders>
            <w:shd w:val="clear" w:color="auto" w:fill="FFFFFF"/>
            <w:vAlign w:val="center"/>
          </w:tcPr>
          <w:p w14:paraId="6217E29D"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26.0</w:t>
            </w:r>
          </w:p>
        </w:tc>
        <w:tc>
          <w:tcPr>
            <w:tcW w:w="1377" w:type="dxa"/>
            <w:tcBorders>
              <w:top w:val="nil"/>
              <w:bottom w:val="nil"/>
            </w:tcBorders>
            <w:shd w:val="clear" w:color="auto" w:fill="FFFFFF"/>
            <w:vAlign w:val="center"/>
          </w:tcPr>
          <w:p w14:paraId="495D8238"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26.0</w:t>
            </w:r>
          </w:p>
        </w:tc>
        <w:tc>
          <w:tcPr>
            <w:tcW w:w="1469" w:type="dxa"/>
            <w:tcBorders>
              <w:top w:val="nil"/>
              <w:bottom w:val="nil"/>
              <w:right w:val="single" w:sz="16" w:space="0" w:color="000000"/>
            </w:tcBorders>
            <w:shd w:val="clear" w:color="auto" w:fill="FFFFFF"/>
            <w:vAlign w:val="center"/>
          </w:tcPr>
          <w:p w14:paraId="23596860"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76.0</w:t>
            </w:r>
          </w:p>
        </w:tc>
      </w:tr>
      <w:tr w:rsidR="001742AB" w:rsidRPr="001748C4" w14:paraId="0B7C9AA5" w14:textId="77777777" w:rsidTr="007C0F2F">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56D655D8" w14:textId="77777777" w:rsidR="001742AB" w:rsidRPr="003E5BA1" w:rsidRDefault="001742AB" w:rsidP="001748C4">
            <w:pPr>
              <w:spacing w:after="160" w:line="360" w:lineRule="auto"/>
              <w:jc w:val="both"/>
              <w:rPr>
                <w:rFonts w:ascii="Times New Roman" w:hAnsi="Times New Roman" w:cs="Times New Roman"/>
                <w:sz w:val="24"/>
                <w:szCs w:val="24"/>
              </w:rPr>
            </w:pPr>
          </w:p>
        </w:tc>
        <w:tc>
          <w:tcPr>
            <w:tcW w:w="1224" w:type="dxa"/>
            <w:tcBorders>
              <w:top w:val="nil"/>
              <w:left w:val="nil"/>
              <w:bottom w:val="nil"/>
              <w:right w:val="single" w:sz="16" w:space="0" w:color="000000"/>
            </w:tcBorders>
            <w:shd w:val="clear" w:color="auto" w:fill="FFFFFF"/>
            <w:vAlign w:val="center"/>
          </w:tcPr>
          <w:p w14:paraId="77A831BB"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NOT SURE</w:t>
            </w:r>
          </w:p>
        </w:tc>
        <w:tc>
          <w:tcPr>
            <w:tcW w:w="1147" w:type="dxa"/>
            <w:tcBorders>
              <w:top w:val="nil"/>
              <w:left w:val="single" w:sz="16" w:space="0" w:color="000000"/>
              <w:bottom w:val="nil"/>
            </w:tcBorders>
            <w:shd w:val="clear" w:color="auto" w:fill="FFFFFF"/>
            <w:vAlign w:val="center"/>
          </w:tcPr>
          <w:p w14:paraId="0A88D337"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12</w:t>
            </w:r>
          </w:p>
        </w:tc>
        <w:tc>
          <w:tcPr>
            <w:tcW w:w="1009" w:type="dxa"/>
            <w:tcBorders>
              <w:top w:val="nil"/>
              <w:bottom w:val="nil"/>
            </w:tcBorders>
            <w:shd w:val="clear" w:color="auto" w:fill="FFFFFF"/>
            <w:vAlign w:val="center"/>
          </w:tcPr>
          <w:p w14:paraId="3E1B9742"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24.0</w:t>
            </w:r>
          </w:p>
        </w:tc>
        <w:tc>
          <w:tcPr>
            <w:tcW w:w="1377" w:type="dxa"/>
            <w:tcBorders>
              <w:top w:val="nil"/>
              <w:bottom w:val="nil"/>
            </w:tcBorders>
            <w:shd w:val="clear" w:color="auto" w:fill="FFFFFF"/>
            <w:vAlign w:val="center"/>
          </w:tcPr>
          <w:p w14:paraId="4386943F"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24.0</w:t>
            </w:r>
          </w:p>
        </w:tc>
        <w:tc>
          <w:tcPr>
            <w:tcW w:w="1469" w:type="dxa"/>
            <w:tcBorders>
              <w:top w:val="nil"/>
              <w:bottom w:val="nil"/>
              <w:right w:val="single" w:sz="16" w:space="0" w:color="000000"/>
            </w:tcBorders>
            <w:shd w:val="clear" w:color="auto" w:fill="FFFFFF"/>
            <w:vAlign w:val="center"/>
          </w:tcPr>
          <w:p w14:paraId="1CF2037D"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r>
      <w:tr w:rsidR="001742AB" w:rsidRPr="001748C4" w14:paraId="403AA201" w14:textId="77777777" w:rsidTr="007C0F2F">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46456350" w14:textId="77777777" w:rsidR="001742AB" w:rsidRPr="003E5BA1" w:rsidRDefault="001742AB" w:rsidP="001748C4">
            <w:pPr>
              <w:spacing w:after="160" w:line="360" w:lineRule="auto"/>
              <w:jc w:val="both"/>
              <w:rPr>
                <w:rFonts w:ascii="Times New Roman" w:hAnsi="Times New Roman" w:cs="Times New Roman"/>
                <w:sz w:val="24"/>
                <w:szCs w:val="24"/>
              </w:rPr>
            </w:pPr>
          </w:p>
        </w:tc>
        <w:tc>
          <w:tcPr>
            <w:tcW w:w="1224" w:type="dxa"/>
            <w:tcBorders>
              <w:top w:val="nil"/>
              <w:left w:val="nil"/>
              <w:bottom w:val="single" w:sz="16" w:space="0" w:color="000000"/>
              <w:right w:val="single" w:sz="16" w:space="0" w:color="000000"/>
            </w:tcBorders>
            <w:shd w:val="clear" w:color="auto" w:fill="FFFFFF"/>
            <w:vAlign w:val="center"/>
          </w:tcPr>
          <w:p w14:paraId="6EFFD6D1"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Total</w:t>
            </w:r>
          </w:p>
        </w:tc>
        <w:tc>
          <w:tcPr>
            <w:tcW w:w="1147" w:type="dxa"/>
            <w:tcBorders>
              <w:top w:val="nil"/>
              <w:left w:val="single" w:sz="16" w:space="0" w:color="000000"/>
              <w:bottom w:val="single" w:sz="16" w:space="0" w:color="000000"/>
            </w:tcBorders>
            <w:shd w:val="clear" w:color="auto" w:fill="FFFFFF"/>
            <w:vAlign w:val="center"/>
          </w:tcPr>
          <w:p w14:paraId="67E0F933"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w:t>
            </w:r>
          </w:p>
        </w:tc>
        <w:tc>
          <w:tcPr>
            <w:tcW w:w="1009" w:type="dxa"/>
            <w:tcBorders>
              <w:top w:val="nil"/>
              <w:bottom w:val="single" w:sz="16" w:space="0" w:color="000000"/>
            </w:tcBorders>
            <w:shd w:val="clear" w:color="auto" w:fill="FFFFFF"/>
            <w:vAlign w:val="center"/>
          </w:tcPr>
          <w:p w14:paraId="3CC4FB4F"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1377" w:type="dxa"/>
            <w:tcBorders>
              <w:top w:val="nil"/>
              <w:bottom w:val="single" w:sz="16" w:space="0" w:color="000000"/>
            </w:tcBorders>
            <w:shd w:val="clear" w:color="auto" w:fill="FFFFFF"/>
            <w:vAlign w:val="center"/>
          </w:tcPr>
          <w:p w14:paraId="6BE9E11C"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1469" w:type="dxa"/>
            <w:tcBorders>
              <w:top w:val="nil"/>
              <w:bottom w:val="single" w:sz="16" w:space="0" w:color="000000"/>
              <w:right w:val="single" w:sz="16" w:space="0" w:color="000000"/>
            </w:tcBorders>
            <w:shd w:val="clear" w:color="auto" w:fill="FFFFFF"/>
          </w:tcPr>
          <w:p w14:paraId="066DE018" w14:textId="77777777" w:rsidR="001742AB" w:rsidRPr="003E5BA1" w:rsidRDefault="001742AB" w:rsidP="001748C4">
            <w:pPr>
              <w:spacing w:after="160" w:line="360" w:lineRule="auto"/>
              <w:jc w:val="both"/>
              <w:rPr>
                <w:rFonts w:ascii="Times New Roman" w:hAnsi="Times New Roman" w:cs="Times New Roman"/>
                <w:sz w:val="24"/>
                <w:szCs w:val="24"/>
              </w:rPr>
            </w:pPr>
          </w:p>
        </w:tc>
      </w:tr>
    </w:tbl>
    <w:p w14:paraId="1E3B27D3" w14:textId="77777777" w:rsidR="00A13E00" w:rsidRPr="001748C4" w:rsidRDefault="00A13E00" w:rsidP="001748C4">
      <w:pPr>
        <w:spacing w:after="160" w:line="360" w:lineRule="auto"/>
        <w:jc w:val="both"/>
        <w:rPr>
          <w:rFonts w:ascii="Times New Roman" w:hAnsi="Times New Roman" w:cs="Times New Roman"/>
          <w:b/>
          <w:bCs/>
          <w:sz w:val="24"/>
          <w:szCs w:val="24"/>
        </w:rPr>
      </w:pPr>
    </w:p>
    <w:p w14:paraId="467F1DCF" w14:textId="5E739554" w:rsidR="001742AB" w:rsidRPr="001748C4" w:rsidRDefault="00A13E00"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This data shows the responses of 50 people to a survey with three choices: "YES", "NO", and "NOT SURE". Half (50%) said "YES", showing a strong positive opinion, while 26% said "NO", and 24% were unsure. In total, 76% gave a clear answer, while 24% were undecided. This suggests most people were aware of the topic, but some may have found it unclear. Overall, more people supported the idea, though better communication might reduce uncertainty.</w:t>
      </w:r>
    </w:p>
    <w:p w14:paraId="707BC484" w14:textId="77777777" w:rsidR="00CB67F1" w:rsidRPr="003E5BA1" w:rsidRDefault="00CB67F1" w:rsidP="003E5BA1">
      <w:pPr>
        <w:pStyle w:val="Heading1"/>
        <w:spacing w:line="360" w:lineRule="auto"/>
        <w:jc w:val="both"/>
        <w:rPr>
          <w:rFonts w:ascii="Times New Roman" w:hAnsi="Times New Roman" w:cs="Times New Roman"/>
          <w:b w:val="0"/>
          <w:bCs w:val="0"/>
        </w:rPr>
      </w:pPr>
      <w:bookmarkStart w:id="160" w:name="_Toc202527992"/>
      <w:r w:rsidRPr="003E5BA1">
        <w:rPr>
          <w:rFonts w:ascii="Times New Roman" w:hAnsi="Times New Roman" w:cs="Times New Roman"/>
        </w:rPr>
        <w:t>4.2.2. Corporate Governance Practices Applied</w:t>
      </w:r>
      <w:bookmarkEnd w:id="160"/>
    </w:p>
    <w:p w14:paraId="0F8F48F4" w14:textId="2199D080" w:rsidR="00CB67F1" w:rsidRPr="003E5BA1" w:rsidRDefault="00CB67F1"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Respondents were asked to identify the corporate governance practices in place at SONARWA. The results are presented in Table 7.</w:t>
      </w:r>
    </w:p>
    <w:p w14:paraId="6B2F4E27" w14:textId="02823477" w:rsidR="001F154D" w:rsidRPr="00872BC3" w:rsidRDefault="00872BC3" w:rsidP="00872BC3">
      <w:pPr>
        <w:pStyle w:val="Caption"/>
        <w:rPr>
          <w:rFonts w:ascii="Times New Roman" w:hAnsi="Times New Roman" w:cs="Times New Roman"/>
          <w:color w:val="auto"/>
          <w:sz w:val="24"/>
          <w:szCs w:val="24"/>
        </w:rPr>
      </w:pPr>
      <w:bookmarkStart w:id="161" w:name="_Toc202527046"/>
      <w:r w:rsidRPr="00872BC3">
        <w:rPr>
          <w:rFonts w:ascii="Times New Roman" w:hAnsi="Times New Roman" w:cs="Times New Roman"/>
          <w:color w:val="auto"/>
          <w:sz w:val="24"/>
          <w:szCs w:val="24"/>
        </w:rPr>
        <w:t xml:space="preserve">Table </w:t>
      </w:r>
      <w:r w:rsidRPr="00872BC3">
        <w:rPr>
          <w:rFonts w:ascii="Times New Roman" w:hAnsi="Times New Roman" w:cs="Times New Roman"/>
          <w:color w:val="auto"/>
          <w:sz w:val="24"/>
          <w:szCs w:val="24"/>
        </w:rPr>
        <w:fldChar w:fldCharType="begin"/>
      </w:r>
      <w:r w:rsidRPr="00872BC3">
        <w:rPr>
          <w:rFonts w:ascii="Times New Roman" w:hAnsi="Times New Roman" w:cs="Times New Roman"/>
          <w:color w:val="auto"/>
          <w:sz w:val="24"/>
          <w:szCs w:val="24"/>
        </w:rPr>
        <w:instrText xml:space="preserve"> SEQ Table \* ARABIC </w:instrText>
      </w:r>
      <w:r w:rsidRPr="00872BC3">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7</w:t>
      </w:r>
      <w:r w:rsidRPr="00872BC3">
        <w:rPr>
          <w:rFonts w:ascii="Times New Roman" w:hAnsi="Times New Roman" w:cs="Times New Roman"/>
          <w:color w:val="auto"/>
          <w:sz w:val="24"/>
          <w:szCs w:val="24"/>
        </w:rPr>
        <w:fldChar w:fldCharType="end"/>
      </w:r>
      <w:r w:rsidRPr="00872BC3">
        <w:rPr>
          <w:rFonts w:ascii="Times New Roman" w:hAnsi="Times New Roman" w:cs="Times New Roman"/>
          <w:color w:val="auto"/>
          <w:sz w:val="24"/>
          <w:szCs w:val="24"/>
        </w:rPr>
        <w:t>:</w:t>
      </w:r>
      <w:r w:rsidRPr="00872BC3">
        <w:rPr>
          <w:rFonts w:ascii="Times New Roman" w:hAnsi="Times New Roman" w:cs="Times New Roman"/>
          <w:b w:val="0"/>
          <w:bCs w:val="0"/>
          <w:color w:val="auto"/>
          <w:sz w:val="24"/>
          <w:szCs w:val="24"/>
        </w:rPr>
        <w:t xml:space="preserve"> Which corporate governance practices are applied at SONARWA?</w:t>
      </w:r>
      <w:bookmarkEnd w:id="161"/>
    </w:p>
    <w:tbl>
      <w:tblPr>
        <w:tblW w:w="8184"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2448"/>
        <w:gridCol w:w="1147"/>
        <w:gridCol w:w="1009"/>
        <w:gridCol w:w="1377"/>
        <w:gridCol w:w="1469"/>
      </w:tblGrid>
      <w:tr w:rsidR="003E5BA1" w:rsidRPr="001748C4" w14:paraId="2AB5B73F" w14:textId="77777777" w:rsidTr="003E5BA1">
        <w:trPr>
          <w:cantSplit/>
        </w:trPr>
        <w:tc>
          <w:tcPr>
            <w:tcW w:w="3182" w:type="dxa"/>
            <w:gridSpan w:val="2"/>
            <w:tcBorders>
              <w:top w:val="single" w:sz="16" w:space="0" w:color="000000"/>
              <w:left w:val="single" w:sz="16" w:space="0" w:color="000000"/>
              <w:bottom w:val="single" w:sz="16" w:space="0" w:color="000000"/>
              <w:right w:val="nil"/>
            </w:tcBorders>
            <w:shd w:val="clear" w:color="auto" w:fill="FFFFFF"/>
          </w:tcPr>
          <w:p w14:paraId="219D06DA" w14:textId="77777777" w:rsidR="001742AB" w:rsidRPr="001748C4" w:rsidRDefault="001742AB" w:rsidP="001748C4">
            <w:pPr>
              <w:spacing w:after="160" w:line="360" w:lineRule="auto"/>
              <w:jc w:val="both"/>
              <w:rPr>
                <w:rFonts w:ascii="Times New Roman" w:hAnsi="Times New Roman" w:cs="Times New Roman"/>
                <w:b/>
                <w:bCs/>
                <w:sz w:val="24"/>
                <w:szCs w:val="24"/>
              </w:rPr>
            </w:pPr>
          </w:p>
        </w:tc>
        <w:tc>
          <w:tcPr>
            <w:tcW w:w="1147" w:type="dxa"/>
            <w:tcBorders>
              <w:top w:val="single" w:sz="16" w:space="0" w:color="000000"/>
              <w:left w:val="single" w:sz="16" w:space="0" w:color="000000"/>
              <w:bottom w:val="single" w:sz="16" w:space="0" w:color="000000"/>
            </w:tcBorders>
            <w:shd w:val="clear" w:color="auto" w:fill="FFFFFF"/>
          </w:tcPr>
          <w:p w14:paraId="201C8C13" w14:textId="77777777" w:rsidR="001742AB" w:rsidRPr="001748C4" w:rsidRDefault="001742AB"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Frequency</w:t>
            </w:r>
          </w:p>
        </w:tc>
        <w:tc>
          <w:tcPr>
            <w:tcW w:w="1009" w:type="dxa"/>
            <w:tcBorders>
              <w:top w:val="single" w:sz="16" w:space="0" w:color="000000"/>
              <w:bottom w:val="single" w:sz="16" w:space="0" w:color="000000"/>
            </w:tcBorders>
            <w:shd w:val="clear" w:color="auto" w:fill="FFFFFF"/>
          </w:tcPr>
          <w:p w14:paraId="02367532" w14:textId="77777777" w:rsidR="001742AB" w:rsidRPr="001748C4" w:rsidRDefault="001742AB"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Percent</w:t>
            </w:r>
          </w:p>
        </w:tc>
        <w:tc>
          <w:tcPr>
            <w:tcW w:w="1377" w:type="dxa"/>
            <w:tcBorders>
              <w:top w:val="single" w:sz="16" w:space="0" w:color="000000"/>
              <w:bottom w:val="single" w:sz="16" w:space="0" w:color="000000"/>
            </w:tcBorders>
            <w:shd w:val="clear" w:color="auto" w:fill="FFFFFF"/>
          </w:tcPr>
          <w:p w14:paraId="7E3AACCB" w14:textId="77777777" w:rsidR="001742AB" w:rsidRPr="001748C4" w:rsidRDefault="001742AB"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Valid Percent</w:t>
            </w:r>
          </w:p>
        </w:tc>
        <w:tc>
          <w:tcPr>
            <w:tcW w:w="1469" w:type="dxa"/>
            <w:tcBorders>
              <w:top w:val="single" w:sz="16" w:space="0" w:color="000000"/>
              <w:bottom w:val="single" w:sz="16" w:space="0" w:color="000000"/>
              <w:right w:val="single" w:sz="16" w:space="0" w:color="000000"/>
            </w:tcBorders>
            <w:shd w:val="clear" w:color="auto" w:fill="FFFFFF"/>
          </w:tcPr>
          <w:p w14:paraId="2C03D957" w14:textId="77777777" w:rsidR="001742AB" w:rsidRPr="001748C4" w:rsidRDefault="001742AB"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Cumulative Percent</w:t>
            </w:r>
          </w:p>
        </w:tc>
      </w:tr>
      <w:tr w:rsidR="003E5BA1" w:rsidRPr="001748C4" w14:paraId="38C8ADFD" w14:textId="77777777" w:rsidTr="003E5BA1">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14:paraId="1843C128"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Valid</w:t>
            </w:r>
          </w:p>
        </w:tc>
        <w:tc>
          <w:tcPr>
            <w:tcW w:w="2448" w:type="dxa"/>
            <w:tcBorders>
              <w:top w:val="single" w:sz="16" w:space="0" w:color="000000"/>
              <w:left w:val="nil"/>
              <w:bottom w:val="nil"/>
              <w:right w:val="single" w:sz="16" w:space="0" w:color="000000"/>
            </w:tcBorders>
            <w:shd w:val="clear" w:color="auto" w:fill="FFFFFF"/>
            <w:vAlign w:val="center"/>
          </w:tcPr>
          <w:p w14:paraId="7A55EA21"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BOARD COMPOSITION</w:t>
            </w:r>
          </w:p>
        </w:tc>
        <w:tc>
          <w:tcPr>
            <w:tcW w:w="1147" w:type="dxa"/>
            <w:tcBorders>
              <w:top w:val="single" w:sz="16" w:space="0" w:color="000000"/>
              <w:left w:val="single" w:sz="16" w:space="0" w:color="000000"/>
              <w:bottom w:val="nil"/>
            </w:tcBorders>
            <w:shd w:val="clear" w:color="auto" w:fill="FFFFFF"/>
            <w:vAlign w:val="center"/>
          </w:tcPr>
          <w:p w14:paraId="4D03E295"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11</w:t>
            </w:r>
          </w:p>
        </w:tc>
        <w:tc>
          <w:tcPr>
            <w:tcW w:w="1009" w:type="dxa"/>
            <w:tcBorders>
              <w:top w:val="single" w:sz="16" w:space="0" w:color="000000"/>
              <w:bottom w:val="nil"/>
            </w:tcBorders>
            <w:shd w:val="clear" w:color="auto" w:fill="FFFFFF"/>
            <w:vAlign w:val="center"/>
          </w:tcPr>
          <w:p w14:paraId="29184BDE"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22.0</w:t>
            </w:r>
          </w:p>
        </w:tc>
        <w:tc>
          <w:tcPr>
            <w:tcW w:w="1377" w:type="dxa"/>
            <w:tcBorders>
              <w:top w:val="single" w:sz="16" w:space="0" w:color="000000"/>
              <w:bottom w:val="nil"/>
            </w:tcBorders>
            <w:shd w:val="clear" w:color="auto" w:fill="FFFFFF"/>
            <w:vAlign w:val="center"/>
          </w:tcPr>
          <w:p w14:paraId="2423400B"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22.0</w:t>
            </w:r>
          </w:p>
        </w:tc>
        <w:tc>
          <w:tcPr>
            <w:tcW w:w="1469" w:type="dxa"/>
            <w:tcBorders>
              <w:top w:val="single" w:sz="16" w:space="0" w:color="000000"/>
              <w:bottom w:val="nil"/>
              <w:right w:val="single" w:sz="16" w:space="0" w:color="000000"/>
            </w:tcBorders>
            <w:shd w:val="clear" w:color="auto" w:fill="FFFFFF"/>
            <w:vAlign w:val="center"/>
          </w:tcPr>
          <w:p w14:paraId="775CA8E7"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22.0</w:t>
            </w:r>
          </w:p>
        </w:tc>
      </w:tr>
      <w:tr w:rsidR="003E5BA1" w:rsidRPr="001748C4" w14:paraId="3D974BE0" w14:textId="77777777" w:rsidTr="003E5BA1">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05C7975C" w14:textId="77777777" w:rsidR="001742AB" w:rsidRPr="003E5BA1" w:rsidRDefault="001742AB" w:rsidP="001748C4">
            <w:pPr>
              <w:spacing w:after="160" w:line="360" w:lineRule="auto"/>
              <w:jc w:val="both"/>
              <w:rPr>
                <w:rFonts w:ascii="Times New Roman" w:hAnsi="Times New Roman" w:cs="Times New Roman"/>
                <w:sz w:val="24"/>
                <w:szCs w:val="24"/>
              </w:rPr>
            </w:pPr>
          </w:p>
        </w:tc>
        <w:tc>
          <w:tcPr>
            <w:tcW w:w="2448" w:type="dxa"/>
            <w:tcBorders>
              <w:top w:val="nil"/>
              <w:left w:val="nil"/>
              <w:bottom w:val="nil"/>
              <w:right w:val="single" w:sz="16" w:space="0" w:color="000000"/>
            </w:tcBorders>
            <w:shd w:val="clear" w:color="auto" w:fill="FFFFFF"/>
            <w:vAlign w:val="center"/>
          </w:tcPr>
          <w:p w14:paraId="55064CBB"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AUDIT PRACTICE</w:t>
            </w:r>
          </w:p>
        </w:tc>
        <w:tc>
          <w:tcPr>
            <w:tcW w:w="1147" w:type="dxa"/>
            <w:tcBorders>
              <w:top w:val="nil"/>
              <w:left w:val="single" w:sz="16" w:space="0" w:color="000000"/>
              <w:bottom w:val="nil"/>
            </w:tcBorders>
            <w:shd w:val="clear" w:color="auto" w:fill="FFFFFF"/>
            <w:vAlign w:val="center"/>
          </w:tcPr>
          <w:p w14:paraId="6DBA977E"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14</w:t>
            </w:r>
          </w:p>
        </w:tc>
        <w:tc>
          <w:tcPr>
            <w:tcW w:w="1009" w:type="dxa"/>
            <w:tcBorders>
              <w:top w:val="nil"/>
              <w:bottom w:val="nil"/>
            </w:tcBorders>
            <w:shd w:val="clear" w:color="auto" w:fill="FFFFFF"/>
            <w:vAlign w:val="center"/>
          </w:tcPr>
          <w:p w14:paraId="2A52BCC1"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28.0</w:t>
            </w:r>
          </w:p>
        </w:tc>
        <w:tc>
          <w:tcPr>
            <w:tcW w:w="1377" w:type="dxa"/>
            <w:tcBorders>
              <w:top w:val="nil"/>
              <w:bottom w:val="nil"/>
            </w:tcBorders>
            <w:shd w:val="clear" w:color="auto" w:fill="FFFFFF"/>
            <w:vAlign w:val="center"/>
          </w:tcPr>
          <w:p w14:paraId="431FF4E1"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28.0</w:t>
            </w:r>
          </w:p>
        </w:tc>
        <w:tc>
          <w:tcPr>
            <w:tcW w:w="1469" w:type="dxa"/>
            <w:tcBorders>
              <w:top w:val="nil"/>
              <w:bottom w:val="nil"/>
              <w:right w:val="single" w:sz="16" w:space="0" w:color="000000"/>
            </w:tcBorders>
            <w:shd w:val="clear" w:color="auto" w:fill="FFFFFF"/>
            <w:vAlign w:val="center"/>
          </w:tcPr>
          <w:p w14:paraId="3C02417E"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50.0</w:t>
            </w:r>
          </w:p>
        </w:tc>
      </w:tr>
      <w:tr w:rsidR="003E5BA1" w:rsidRPr="001748C4" w14:paraId="19F7C70D" w14:textId="77777777" w:rsidTr="003E5BA1">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7046A6B1" w14:textId="77777777" w:rsidR="001742AB" w:rsidRPr="003E5BA1" w:rsidRDefault="001742AB" w:rsidP="001748C4">
            <w:pPr>
              <w:spacing w:after="160" w:line="360" w:lineRule="auto"/>
              <w:jc w:val="both"/>
              <w:rPr>
                <w:rFonts w:ascii="Times New Roman" w:hAnsi="Times New Roman" w:cs="Times New Roman"/>
                <w:sz w:val="24"/>
                <w:szCs w:val="24"/>
              </w:rPr>
            </w:pPr>
          </w:p>
        </w:tc>
        <w:tc>
          <w:tcPr>
            <w:tcW w:w="2448" w:type="dxa"/>
            <w:tcBorders>
              <w:top w:val="nil"/>
              <w:left w:val="nil"/>
              <w:bottom w:val="nil"/>
              <w:right w:val="single" w:sz="16" w:space="0" w:color="000000"/>
            </w:tcBorders>
            <w:shd w:val="clear" w:color="auto" w:fill="FFFFFF"/>
            <w:vAlign w:val="center"/>
          </w:tcPr>
          <w:p w14:paraId="6175B7BB"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RISK MANAGEMENT POLICIES</w:t>
            </w:r>
          </w:p>
        </w:tc>
        <w:tc>
          <w:tcPr>
            <w:tcW w:w="1147" w:type="dxa"/>
            <w:tcBorders>
              <w:top w:val="nil"/>
              <w:left w:val="single" w:sz="16" w:space="0" w:color="000000"/>
              <w:bottom w:val="nil"/>
            </w:tcBorders>
            <w:shd w:val="clear" w:color="auto" w:fill="FFFFFF"/>
            <w:vAlign w:val="center"/>
          </w:tcPr>
          <w:p w14:paraId="7C165C45"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19</w:t>
            </w:r>
          </w:p>
        </w:tc>
        <w:tc>
          <w:tcPr>
            <w:tcW w:w="1009" w:type="dxa"/>
            <w:tcBorders>
              <w:top w:val="nil"/>
              <w:bottom w:val="nil"/>
            </w:tcBorders>
            <w:shd w:val="clear" w:color="auto" w:fill="FFFFFF"/>
            <w:vAlign w:val="center"/>
          </w:tcPr>
          <w:p w14:paraId="00DEAD05"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38.0</w:t>
            </w:r>
          </w:p>
        </w:tc>
        <w:tc>
          <w:tcPr>
            <w:tcW w:w="1377" w:type="dxa"/>
            <w:tcBorders>
              <w:top w:val="nil"/>
              <w:bottom w:val="nil"/>
            </w:tcBorders>
            <w:shd w:val="clear" w:color="auto" w:fill="FFFFFF"/>
            <w:vAlign w:val="center"/>
          </w:tcPr>
          <w:p w14:paraId="79A0464B"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38.0</w:t>
            </w:r>
          </w:p>
        </w:tc>
        <w:tc>
          <w:tcPr>
            <w:tcW w:w="1469" w:type="dxa"/>
            <w:tcBorders>
              <w:top w:val="nil"/>
              <w:bottom w:val="nil"/>
              <w:right w:val="single" w:sz="16" w:space="0" w:color="000000"/>
            </w:tcBorders>
            <w:shd w:val="clear" w:color="auto" w:fill="FFFFFF"/>
            <w:vAlign w:val="center"/>
          </w:tcPr>
          <w:p w14:paraId="14B5B545"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88.0</w:t>
            </w:r>
          </w:p>
        </w:tc>
      </w:tr>
      <w:tr w:rsidR="003E5BA1" w:rsidRPr="001748C4" w14:paraId="522DA750" w14:textId="77777777" w:rsidTr="003E5BA1">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519BECED" w14:textId="77777777" w:rsidR="001742AB" w:rsidRPr="003E5BA1" w:rsidRDefault="001742AB" w:rsidP="001748C4">
            <w:pPr>
              <w:spacing w:after="160" w:line="360" w:lineRule="auto"/>
              <w:jc w:val="both"/>
              <w:rPr>
                <w:rFonts w:ascii="Times New Roman" w:hAnsi="Times New Roman" w:cs="Times New Roman"/>
                <w:sz w:val="24"/>
                <w:szCs w:val="24"/>
              </w:rPr>
            </w:pPr>
          </w:p>
        </w:tc>
        <w:tc>
          <w:tcPr>
            <w:tcW w:w="2448" w:type="dxa"/>
            <w:tcBorders>
              <w:top w:val="nil"/>
              <w:left w:val="nil"/>
              <w:bottom w:val="nil"/>
              <w:right w:val="single" w:sz="16" w:space="0" w:color="000000"/>
            </w:tcBorders>
            <w:shd w:val="clear" w:color="auto" w:fill="FFFFFF"/>
            <w:vAlign w:val="center"/>
          </w:tcPr>
          <w:p w14:paraId="65DD2A92"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EXECUTIVE COMPENSATION</w:t>
            </w:r>
          </w:p>
        </w:tc>
        <w:tc>
          <w:tcPr>
            <w:tcW w:w="1147" w:type="dxa"/>
            <w:tcBorders>
              <w:top w:val="nil"/>
              <w:left w:val="single" w:sz="16" w:space="0" w:color="000000"/>
              <w:bottom w:val="nil"/>
            </w:tcBorders>
            <w:shd w:val="clear" w:color="auto" w:fill="FFFFFF"/>
            <w:vAlign w:val="center"/>
          </w:tcPr>
          <w:p w14:paraId="70B70125"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6</w:t>
            </w:r>
          </w:p>
        </w:tc>
        <w:tc>
          <w:tcPr>
            <w:tcW w:w="1009" w:type="dxa"/>
            <w:tcBorders>
              <w:top w:val="nil"/>
              <w:bottom w:val="nil"/>
            </w:tcBorders>
            <w:shd w:val="clear" w:color="auto" w:fill="FFFFFF"/>
            <w:vAlign w:val="center"/>
          </w:tcPr>
          <w:p w14:paraId="37B3EE0A"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12.0</w:t>
            </w:r>
          </w:p>
        </w:tc>
        <w:tc>
          <w:tcPr>
            <w:tcW w:w="1377" w:type="dxa"/>
            <w:tcBorders>
              <w:top w:val="nil"/>
              <w:bottom w:val="nil"/>
            </w:tcBorders>
            <w:shd w:val="clear" w:color="auto" w:fill="FFFFFF"/>
            <w:vAlign w:val="center"/>
          </w:tcPr>
          <w:p w14:paraId="0CBFCA61"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12.0</w:t>
            </w:r>
          </w:p>
        </w:tc>
        <w:tc>
          <w:tcPr>
            <w:tcW w:w="1469" w:type="dxa"/>
            <w:tcBorders>
              <w:top w:val="nil"/>
              <w:bottom w:val="nil"/>
              <w:right w:val="single" w:sz="16" w:space="0" w:color="000000"/>
            </w:tcBorders>
            <w:shd w:val="clear" w:color="auto" w:fill="FFFFFF"/>
            <w:vAlign w:val="center"/>
          </w:tcPr>
          <w:p w14:paraId="34C3AF6D"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r>
      <w:tr w:rsidR="003E5BA1" w:rsidRPr="001F154D" w14:paraId="411FCAD6" w14:textId="77777777" w:rsidTr="003E5BA1">
        <w:trPr>
          <w:cantSplit/>
          <w:trHeight w:val="26"/>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3C78832D" w14:textId="77777777" w:rsidR="001742AB" w:rsidRPr="003E5BA1" w:rsidRDefault="001742AB" w:rsidP="001748C4">
            <w:pPr>
              <w:spacing w:after="160" w:line="360" w:lineRule="auto"/>
              <w:jc w:val="both"/>
              <w:rPr>
                <w:rFonts w:ascii="Times New Roman" w:hAnsi="Times New Roman" w:cs="Times New Roman"/>
                <w:sz w:val="24"/>
                <w:szCs w:val="24"/>
              </w:rPr>
            </w:pPr>
          </w:p>
        </w:tc>
        <w:tc>
          <w:tcPr>
            <w:tcW w:w="2448" w:type="dxa"/>
            <w:tcBorders>
              <w:top w:val="nil"/>
              <w:left w:val="nil"/>
              <w:bottom w:val="single" w:sz="16" w:space="0" w:color="000000"/>
              <w:right w:val="single" w:sz="16" w:space="0" w:color="000000"/>
            </w:tcBorders>
            <w:shd w:val="clear" w:color="auto" w:fill="FFFFFF"/>
            <w:vAlign w:val="center"/>
          </w:tcPr>
          <w:p w14:paraId="764D2A63"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Total</w:t>
            </w:r>
          </w:p>
        </w:tc>
        <w:tc>
          <w:tcPr>
            <w:tcW w:w="1147" w:type="dxa"/>
            <w:tcBorders>
              <w:top w:val="nil"/>
              <w:left w:val="single" w:sz="16" w:space="0" w:color="000000"/>
              <w:bottom w:val="single" w:sz="16" w:space="0" w:color="000000"/>
            </w:tcBorders>
            <w:shd w:val="clear" w:color="auto" w:fill="FFFFFF"/>
            <w:vAlign w:val="center"/>
          </w:tcPr>
          <w:p w14:paraId="09601E64"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w:t>
            </w:r>
          </w:p>
        </w:tc>
        <w:tc>
          <w:tcPr>
            <w:tcW w:w="1009" w:type="dxa"/>
            <w:tcBorders>
              <w:top w:val="nil"/>
              <w:bottom w:val="single" w:sz="16" w:space="0" w:color="000000"/>
            </w:tcBorders>
            <w:shd w:val="clear" w:color="auto" w:fill="FFFFFF"/>
            <w:vAlign w:val="center"/>
          </w:tcPr>
          <w:p w14:paraId="477A90B5"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1377" w:type="dxa"/>
            <w:tcBorders>
              <w:top w:val="nil"/>
              <w:bottom w:val="single" w:sz="16" w:space="0" w:color="000000"/>
            </w:tcBorders>
            <w:shd w:val="clear" w:color="auto" w:fill="FFFFFF"/>
            <w:vAlign w:val="center"/>
          </w:tcPr>
          <w:p w14:paraId="440E5A4D"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1469" w:type="dxa"/>
            <w:tcBorders>
              <w:top w:val="nil"/>
              <w:bottom w:val="single" w:sz="16" w:space="0" w:color="000000"/>
              <w:right w:val="single" w:sz="16" w:space="0" w:color="000000"/>
            </w:tcBorders>
            <w:shd w:val="clear" w:color="auto" w:fill="FFFFFF"/>
          </w:tcPr>
          <w:p w14:paraId="75AB210C" w14:textId="77777777" w:rsidR="001742AB" w:rsidRPr="003E5BA1" w:rsidRDefault="001742AB" w:rsidP="001748C4">
            <w:pPr>
              <w:spacing w:after="160" w:line="360" w:lineRule="auto"/>
              <w:jc w:val="both"/>
              <w:rPr>
                <w:rFonts w:ascii="Times New Roman" w:hAnsi="Times New Roman" w:cs="Times New Roman"/>
                <w:sz w:val="24"/>
                <w:szCs w:val="24"/>
              </w:rPr>
            </w:pPr>
          </w:p>
        </w:tc>
      </w:tr>
    </w:tbl>
    <w:p w14:paraId="7BB548C8" w14:textId="77777777" w:rsidR="001742AB" w:rsidRPr="001748C4" w:rsidRDefault="001742AB" w:rsidP="001748C4">
      <w:pPr>
        <w:spacing w:after="160" w:line="360" w:lineRule="auto"/>
        <w:jc w:val="both"/>
        <w:rPr>
          <w:rFonts w:ascii="Times New Roman" w:hAnsi="Times New Roman" w:cs="Times New Roman"/>
          <w:b/>
          <w:bCs/>
          <w:sz w:val="24"/>
          <w:szCs w:val="24"/>
        </w:rPr>
      </w:pPr>
    </w:p>
    <w:p w14:paraId="5930200C" w14:textId="36FF5A08" w:rsidR="001742AB" w:rsidRPr="003E5BA1" w:rsidRDefault="0073020E"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Based on table 7</w:t>
      </w:r>
      <w:r w:rsidRPr="003E5BA1">
        <w:rPr>
          <w:rFonts w:ascii="Times New Roman" w:hAnsi="Times New Roman" w:cs="Times New Roman"/>
          <w:sz w:val="24"/>
          <w:szCs w:val="24"/>
        </w:rPr>
        <w:t xml:space="preserve"> </w:t>
      </w:r>
      <w:r w:rsidRPr="001748C4">
        <w:rPr>
          <w:rFonts w:ascii="Times New Roman" w:hAnsi="Times New Roman" w:cs="Times New Roman"/>
          <w:sz w:val="24"/>
          <w:szCs w:val="24"/>
        </w:rPr>
        <w:t>t</w:t>
      </w:r>
      <w:r w:rsidRPr="003E5BA1">
        <w:rPr>
          <w:rFonts w:ascii="Times New Roman" w:hAnsi="Times New Roman" w:cs="Times New Roman"/>
          <w:sz w:val="24"/>
          <w:szCs w:val="24"/>
        </w:rPr>
        <w:t>he most commonly applied practice</w:t>
      </w:r>
      <w:r w:rsidRPr="001748C4">
        <w:rPr>
          <w:rFonts w:ascii="Times New Roman" w:hAnsi="Times New Roman" w:cs="Times New Roman"/>
          <w:sz w:val="24"/>
          <w:szCs w:val="24"/>
        </w:rPr>
        <w:t xml:space="preserve"> in SONARWA</w:t>
      </w:r>
      <w:r w:rsidRPr="003E5BA1">
        <w:rPr>
          <w:rFonts w:ascii="Times New Roman" w:hAnsi="Times New Roman" w:cs="Times New Roman"/>
          <w:sz w:val="24"/>
          <w:szCs w:val="24"/>
        </w:rPr>
        <w:t xml:space="preserve"> is risk management policies, identified by 38% of respondents, indicating a strong focus on identifying and mitigating potential business risks. Audit practices follow with 28%, suggesting the company's commitment to financial accountability and transparency. Board composition is recognized by 22%, reflecting attention to the structure and diversity of leadership. Only 12% of respondents identified executive compensation as a key governance practice, which may imply </w:t>
      </w:r>
      <w:proofErr w:type="gramStart"/>
      <w:r w:rsidRPr="003E5BA1">
        <w:rPr>
          <w:rFonts w:ascii="Times New Roman" w:hAnsi="Times New Roman" w:cs="Times New Roman"/>
          <w:sz w:val="24"/>
          <w:szCs w:val="24"/>
        </w:rPr>
        <w:t xml:space="preserve">limited </w:t>
      </w:r>
      <w:r w:rsidR="001E7FB2">
        <w:rPr>
          <w:rFonts w:ascii="Times New Roman" w:hAnsi="Times New Roman" w:cs="Times New Roman"/>
          <w:sz w:val="24"/>
          <w:szCs w:val="24"/>
        </w:rPr>
        <w:t xml:space="preserve"> </w:t>
      </w:r>
      <w:r w:rsidRPr="003E5BA1">
        <w:rPr>
          <w:rFonts w:ascii="Times New Roman" w:hAnsi="Times New Roman" w:cs="Times New Roman"/>
          <w:sz w:val="24"/>
          <w:szCs w:val="24"/>
        </w:rPr>
        <w:lastRenderedPageBreak/>
        <w:t>transparency</w:t>
      </w:r>
      <w:proofErr w:type="gramEnd"/>
      <w:r w:rsidRPr="003E5BA1">
        <w:rPr>
          <w:rFonts w:ascii="Times New Roman" w:hAnsi="Times New Roman" w:cs="Times New Roman"/>
          <w:sz w:val="24"/>
          <w:szCs w:val="24"/>
        </w:rPr>
        <w:t xml:space="preserve"> or focus in this area. The cumulative percentage confirms that each practice builds on the previous, culminating in a full spectrum of governance measures. Overall, the data suggests SONARWA emphasizes risk and audit oversight more than compensation or board structure. This may point to strengths in operational risk control but potential gaps in leadership diversity or incentive </w:t>
      </w:r>
      <w:r w:rsidR="00160E89" w:rsidRPr="001748C4">
        <w:rPr>
          <w:rFonts w:ascii="Times New Roman" w:hAnsi="Times New Roman" w:cs="Times New Roman"/>
          <w:sz w:val="24"/>
          <w:szCs w:val="24"/>
        </w:rPr>
        <w:t>alignment</w:t>
      </w:r>
    </w:p>
    <w:tbl>
      <w:tblPr>
        <w:tblW w:w="8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681"/>
        <w:gridCol w:w="2450"/>
        <w:gridCol w:w="1147"/>
        <w:gridCol w:w="1009"/>
        <w:gridCol w:w="1377"/>
        <w:gridCol w:w="1469"/>
      </w:tblGrid>
      <w:tr w:rsidR="001742AB" w:rsidRPr="001748C4" w14:paraId="0C1D5110" w14:textId="77777777" w:rsidTr="003E5BA1">
        <w:trPr>
          <w:cantSplit/>
        </w:trPr>
        <w:tc>
          <w:tcPr>
            <w:tcW w:w="8133" w:type="dxa"/>
            <w:gridSpan w:val="6"/>
            <w:tcBorders>
              <w:top w:val="nil"/>
              <w:left w:val="nil"/>
              <w:bottom w:val="nil"/>
              <w:right w:val="nil"/>
            </w:tcBorders>
            <w:shd w:val="clear" w:color="auto" w:fill="FFFFFF"/>
          </w:tcPr>
          <w:p w14:paraId="61BFF029" w14:textId="77777777" w:rsidR="003F2FB1" w:rsidRPr="003E5BA1" w:rsidRDefault="003F2FB1" w:rsidP="003E5BA1">
            <w:pPr>
              <w:pStyle w:val="Heading1"/>
              <w:spacing w:line="360" w:lineRule="auto"/>
              <w:jc w:val="both"/>
              <w:rPr>
                <w:rFonts w:ascii="Times New Roman" w:hAnsi="Times New Roman" w:cs="Times New Roman"/>
              </w:rPr>
            </w:pPr>
            <w:bookmarkStart w:id="162" w:name="_Toc202527993"/>
            <w:r w:rsidRPr="003E5BA1">
              <w:rPr>
                <w:rFonts w:ascii="Times New Roman" w:hAnsi="Times New Roman" w:cs="Times New Roman"/>
              </w:rPr>
              <w:t>4.2.3. Corporate Governance Mechanisms</w:t>
            </w:r>
            <w:bookmarkEnd w:id="162"/>
          </w:p>
          <w:p w14:paraId="1B6D5027" w14:textId="49ECDBC8" w:rsidR="003F2FB1" w:rsidRPr="003E5BA1" w:rsidRDefault="003F2FB1"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 xml:space="preserve">Respondents identified key governance mechanisms used at SONARWA. The results are in Table </w:t>
            </w:r>
            <w:r w:rsidRPr="001748C4">
              <w:rPr>
                <w:rFonts w:ascii="Times New Roman" w:hAnsi="Times New Roman" w:cs="Times New Roman"/>
                <w:sz w:val="24"/>
                <w:szCs w:val="24"/>
              </w:rPr>
              <w:t>8</w:t>
            </w:r>
            <w:r w:rsidRPr="003E5BA1">
              <w:rPr>
                <w:rFonts w:ascii="Times New Roman" w:hAnsi="Times New Roman" w:cs="Times New Roman"/>
                <w:sz w:val="24"/>
                <w:szCs w:val="24"/>
              </w:rPr>
              <w:t>.</w:t>
            </w:r>
          </w:p>
          <w:p w14:paraId="264A514A" w14:textId="703B6588" w:rsidR="001742AB" w:rsidRPr="00872BC3" w:rsidRDefault="00872BC3" w:rsidP="00872BC3">
            <w:pPr>
              <w:pStyle w:val="Caption"/>
              <w:rPr>
                <w:rFonts w:ascii="Times New Roman" w:hAnsi="Times New Roman" w:cs="Times New Roman"/>
                <w:sz w:val="24"/>
                <w:szCs w:val="24"/>
              </w:rPr>
            </w:pPr>
            <w:bookmarkStart w:id="163" w:name="_Toc202527047"/>
            <w:r w:rsidRPr="00872BC3">
              <w:rPr>
                <w:rFonts w:ascii="Times New Roman" w:hAnsi="Times New Roman" w:cs="Times New Roman"/>
                <w:color w:val="auto"/>
                <w:sz w:val="24"/>
                <w:szCs w:val="24"/>
              </w:rPr>
              <w:t xml:space="preserve">Table </w:t>
            </w:r>
            <w:r w:rsidRPr="00872BC3">
              <w:rPr>
                <w:rFonts w:ascii="Times New Roman" w:hAnsi="Times New Roman" w:cs="Times New Roman"/>
                <w:color w:val="auto"/>
                <w:sz w:val="24"/>
                <w:szCs w:val="24"/>
              </w:rPr>
              <w:fldChar w:fldCharType="begin"/>
            </w:r>
            <w:r w:rsidRPr="00872BC3">
              <w:rPr>
                <w:rFonts w:ascii="Times New Roman" w:hAnsi="Times New Roman" w:cs="Times New Roman"/>
                <w:color w:val="auto"/>
                <w:sz w:val="24"/>
                <w:szCs w:val="24"/>
              </w:rPr>
              <w:instrText xml:space="preserve"> SEQ Table \* ARABIC </w:instrText>
            </w:r>
            <w:r w:rsidRPr="00872BC3">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8</w:t>
            </w:r>
            <w:r w:rsidRPr="00872BC3">
              <w:rPr>
                <w:rFonts w:ascii="Times New Roman" w:hAnsi="Times New Roman" w:cs="Times New Roman"/>
                <w:color w:val="auto"/>
                <w:sz w:val="24"/>
                <w:szCs w:val="24"/>
              </w:rPr>
              <w:fldChar w:fldCharType="end"/>
            </w:r>
            <w:r w:rsidRPr="00872BC3">
              <w:rPr>
                <w:rFonts w:ascii="Times New Roman" w:hAnsi="Times New Roman" w:cs="Times New Roman"/>
                <w:color w:val="auto"/>
                <w:sz w:val="24"/>
                <w:szCs w:val="24"/>
              </w:rPr>
              <w:t xml:space="preserve">: </w:t>
            </w:r>
            <w:r w:rsidRPr="00872BC3">
              <w:rPr>
                <w:rFonts w:ascii="Times New Roman" w:hAnsi="Times New Roman" w:cs="Times New Roman"/>
                <w:b w:val="0"/>
                <w:bCs w:val="0"/>
                <w:color w:val="auto"/>
                <w:sz w:val="24"/>
                <w:szCs w:val="24"/>
              </w:rPr>
              <w:t>What are the main corporate governance mechanisms used at SONARWA company</w:t>
            </w:r>
            <w:bookmarkEnd w:id="163"/>
          </w:p>
        </w:tc>
      </w:tr>
      <w:tr w:rsidR="003E5BA1" w:rsidRPr="001748C4" w14:paraId="1341A536" w14:textId="77777777" w:rsidTr="003E5BA1">
        <w:trPr>
          <w:cantSplit/>
        </w:trPr>
        <w:tc>
          <w:tcPr>
            <w:tcW w:w="3131" w:type="dxa"/>
            <w:gridSpan w:val="2"/>
            <w:tcBorders>
              <w:top w:val="single" w:sz="16" w:space="0" w:color="000000"/>
              <w:left w:val="single" w:sz="16" w:space="0" w:color="000000"/>
              <w:bottom w:val="single" w:sz="16" w:space="0" w:color="000000"/>
              <w:right w:val="nil"/>
            </w:tcBorders>
            <w:shd w:val="clear" w:color="auto" w:fill="FFFFFF"/>
          </w:tcPr>
          <w:p w14:paraId="5BBB89BC" w14:textId="77777777" w:rsidR="001742AB" w:rsidRPr="001748C4" w:rsidRDefault="001742AB" w:rsidP="001748C4">
            <w:pPr>
              <w:spacing w:after="160" w:line="360" w:lineRule="auto"/>
              <w:jc w:val="both"/>
              <w:rPr>
                <w:rFonts w:ascii="Times New Roman" w:hAnsi="Times New Roman" w:cs="Times New Roman"/>
                <w:b/>
                <w:bCs/>
                <w:sz w:val="24"/>
                <w:szCs w:val="24"/>
              </w:rPr>
            </w:pPr>
          </w:p>
        </w:tc>
        <w:tc>
          <w:tcPr>
            <w:tcW w:w="1147" w:type="dxa"/>
            <w:tcBorders>
              <w:top w:val="single" w:sz="16" w:space="0" w:color="000000"/>
              <w:left w:val="single" w:sz="16" w:space="0" w:color="000000"/>
              <w:bottom w:val="single" w:sz="16" w:space="0" w:color="000000"/>
            </w:tcBorders>
            <w:shd w:val="clear" w:color="auto" w:fill="FFFFFF"/>
          </w:tcPr>
          <w:p w14:paraId="449FD09B" w14:textId="77777777" w:rsidR="001742AB" w:rsidRPr="001748C4" w:rsidRDefault="001742AB"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Frequency</w:t>
            </w:r>
          </w:p>
        </w:tc>
        <w:tc>
          <w:tcPr>
            <w:tcW w:w="1009" w:type="dxa"/>
            <w:tcBorders>
              <w:top w:val="single" w:sz="16" w:space="0" w:color="000000"/>
              <w:bottom w:val="single" w:sz="16" w:space="0" w:color="000000"/>
            </w:tcBorders>
            <w:shd w:val="clear" w:color="auto" w:fill="FFFFFF"/>
          </w:tcPr>
          <w:p w14:paraId="4212A5F2" w14:textId="77777777" w:rsidR="001742AB" w:rsidRPr="001748C4" w:rsidRDefault="001742AB"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Percent</w:t>
            </w:r>
          </w:p>
        </w:tc>
        <w:tc>
          <w:tcPr>
            <w:tcW w:w="1377" w:type="dxa"/>
            <w:tcBorders>
              <w:top w:val="single" w:sz="16" w:space="0" w:color="000000"/>
              <w:bottom w:val="single" w:sz="16" w:space="0" w:color="000000"/>
            </w:tcBorders>
            <w:shd w:val="clear" w:color="auto" w:fill="FFFFFF"/>
          </w:tcPr>
          <w:p w14:paraId="6075145F" w14:textId="77777777" w:rsidR="001742AB" w:rsidRPr="001748C4" w:rsidRDefault="001742AB"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Valid Percent</w:t>
            </w:r>
          </w:p>
        </w:tc>
        <w:tc>
          <w:tcPr>
            <w:tcW w:w="1469" w:type="dxa"/>
            <w:tcBorders>
              <w:top w:val="single" w:sz="16" w:space="0" w:color="000000"/>
              <w:bottom w:val="single" w:sz="16" w:space="0" w:color="000000"/>
              <w:right w:val="single" w:sz="16" w:space="0" w:color="000000"/>
            </w:tcBorders>
            <w:shd w:val="clear" w:color="auto" w:fill="FFFFFF"/>
          </w:tcPr>
          <w:p w14:paraId="069B6A17" w14:textId="77777777" w:rsidR="001742AB" w:rsidRPr="001748C4" w:rsidRDefault="001742AB"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Cumulative Percent</w:t>
            </w:r>
          </w:p>
        </w:tc>
      </w:tr>
      <w:tr w:rsidR="0073020E" w:rsidRPr="001748C4" w14:paraId="7F6A541D" w14:textId="77777777" w:rsidTr="0073020E">
        <w:trPr>
          <w:cantSplit/>
        </w:trPr>
        <w:tc>
          <w:tcPr>
            <w:tcW w:w="681" w:type="dxa"/>
            <w:vMerge w:val="restart"/>
            <w:tcBorders>
              <w:top w:val="single" w:sz="16" w:space="0" w:color="000000"/>
              <w:left w:val="single" w:sz="16" w:space="0" w:color="000000"/>
              <w:bottom w:val="single" w:sz="16" w:space="0" w:color="000000"/>
              <w:right w:val="nil"/>
            </w:tcBorders>
            <w:shd w:val="clear" w:color="auto" w:fill="FFFFFF"/>
            <w:vAlign w:val="center"/>
          </w:tcPr>
          <w:p w14:paraId="586BCC93"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Valid</w:t>
            </w:r>
          </w:p>
        </w:tc>
        <w:tc>
          <w:tcPr>
            <w:tcW w:w="2448" w:type="dxa"/>
            <w:tcBorders>
              <w:top w:val="single" w:sz="16" w:space="0" w:color="000000"/>
              <w:left w:val="nil"/>
              <w:bottom w:val="nil"/>
              <w:right w:val="single" w:sz="16" w:space="0" w:color="000000"/>
            </w:tcBorders>
            <w:shd w:val="clear" w:color="auto" w:fill="FFFFFF"/>
            <w:vAlign w:val="center"/>
          </w:tcPr>
          <w:p w14:paraId="3A9419F1"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INTERNAL CONTROLS</w:t>
            </w:r>
          </w:p>
        </w:tc>
        <w:tc>
          <w:tcPr>
            <w:tcW w:w="1147" w:type="dxa"/>
            <w:tcBorders>
              <w:top w:val="single" w:sz="16" w:space="0" w:color="000000"/>
              <w:left w:val="single" w:sz="16" w:space="0" w:color="000000"/>
              <w:bottom w:val="nil"/>
            </w:tcBorders>
            <w:shd w:val="clear" w:color="auto" w:fill="FFFFFF"/>
            <w:vAlign w:val="center"/>
          </w:tcPr>
          <w:p w14:paraId="5EB3F3A9"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14</w:t>
            </w:r>
          </w:p>
        </w:tc>
        <w:tc>
          <w:tcPr>
            <w:tcW w:w="1009" w:type="dxa"/>
            <w:tcBorders>
              <w:top w:val="single" w:sz="16" w:space="0" w:color="000000"/>
              <w:bottom w:val="nil"/>
            </w:tcBorders>
            <w:shd w:val="clear" w:color="auto" w:fill="FFFFFF"/>
            <w:vAlign w:val="center"/>
          </w:tcPr>
          <w:p w14:paraId="389794AE"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28.0</w:t>
            </w:r>
          </w:p>
        </w:tc>
        <w:tc>
          <w:tcPr>
            <w:tcW w:w="1377" w:type="dxa"/>
            <w:tcBorders>
              <w:top w:val="single" w:sz="16" w:space="0" w:color="000000"/>
              <w:bottom w:val="nil"/>
            </w:tcBorders>
            <w:shd w:val="clear" w:color="auto" w:fill="FFFFFF"/>
            <w:vAlign w:val="center"/>
          </w:tcPr>
          <w:p w14:paraId="2A2F9B79"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28.0</w:t>
            </w:r>
          </w:p>
        </w:tc>
        <w:tc>
          <w:tcPr>
            <w:tcW w:w="1469" w:type="dxa"/>
            <w:tcBorders>
              <w:top w:val="single" w:sz="16" w:space="0" w:color="000000"/>
              <w:bottom w:val="nil"/>
              <w:right w:val="single" w:sz="16" w:space="0" w:color="000000"/>
            </w:tcBorders>
            <w:shd w:val="clear" w:color="auto" w:fill="FFFFFF"/>
            <w:vAlign w:val="center"/>
          </w:tcPr>
          <w:p w14:paraId="7F6C36A3"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28.0</w:t>
            </w:r>
          </w:p>
        </w:tc>
      </w:tr>
      <w:tr w:rsidR="0073020E" w:rsidRPr="001748C4" w14:paraId="03A62927" w14:textId="77777777" w:rsidTr="0073020E">
        <w:trPr>
          <w:cantSplit/>
        </w:trPr>
        <w:tc>
          <w:tcPr>
            <w:tcW w:w="681" w:type="dxa"/>
            <w:vMerge/>
            <w:tcBorders>
              <w:top w:val="single" w:sz="16" w:space="0" w:color="000000"/>
              <w:left w:val="single" w:sz="16" w:space="0" w:color="000000"/>
              <w:bottom w:val="single" w:sz="16" w:space="0" w:color="000000"/>
              <w:right w:val="nil"/>
            </w:tcBorders>
            <w:shd w:val="clear" w:color="auto" w:fill="FFFFFF"/>
            <w:vAlign w:val="center"/>
          </w:tcPr>
          <w:p w14:paraId="3F4A9E88" w14:textId="77777777" w:rsidR="001742AB" w:rsidRPr="003E5BA1" w:rsidRDefault="001742AB" w:rsidP="001748C4">
            <w:pPr>
              <w:spacing w:after="160" w:line="360" w:lineRule="auto"/>
              <w:jc w:val="both"/>
              <w:rPr>
                <w:rFonts w:ascii="Times New Roman" w:hAnsi="Times New Roman" w:cs="Times New Roman"/>
                <w:sz w:val="24"/>
                <w:szCs w:val="24"/>
              </w:rPr>
            </w:pPr>
          </w:p>
        </w:tc>
        <w:tc>
          <w:tcPr>
            <w:tcW w:w="2448" w:type="dxa"/>
            <w:tcBorders>
              <w:top w:val="nil"/>
              <w:left w:val="nil"/>
              <w:bottom w:val="nil"/>
              <w:right w:val="single" w:sz="16" w:space="0" w:color="000000"/>
            </w:tcBorders>
            <w:shd w:val="clear" w:color="auto" w:fill="FFFFFF"/>
            <w:vAlign w:val="center"/>
          </w:tcPr>
          <w:p w14:paraId="2CB0AAFD"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TRANSPARENCY</w:t>
            </w:r>
          </w:p>
        </w:tc>
        <w:tc>
          <w:tcPr>
            <w:tcW w:w="1147" w:type="dxa"/>
            <w:tcBorders>
              <w:top w:val="nil"/>
              <w:left w:val="single" w:sz="16" w:space="0" w:color="000000"/>
              <w:bottom w:val="nil"/>
            </w:tcBorders>
            <w:shd w:val="clear" w:color="auto" w:fill="FFFFFF"/>
            <w:vAlign w:val="center"/>
          </w:tcPr>
          <w:p w14:paraId="109C6EC0"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14</w:t>
            </w:r>
          </w:p>
        </w:tc>
        <w:tc>
          <w:tcPr>
            <w:tcW w:w="1009" w:type="dxa"/>
            <w:tcBorders>
              <w:top w:val="nil"/>
              <w:bottom w:val="nil"/>
            </w:tcBorders>
            <w:shd w:val="clear" w:color="auto" w:fill="FFFFFF"/>
            <w:vAlign w:val="center"/>
          </w:tcPr>
          <w:p w14:paraId="5C517020"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28.0</w:t>
            </w:r>
          </w:p>
        </w:tc>
        <w:tc>
          <w:tcPr>
            <w:tcW w:w="1377" w:type="dxa"/>
            <w:tcBorders>
              <w:top w:val="nil"/>
              <w:bottom w:val="nil"/>
            </w:tcBorders>
            <w:shd w:val="clear" w:color="auto" w:fill="FFFFFF"/>
            <w:vAlign w:val="center"/>
          </w:tcPr>
          <w:p w14:paraId="3B475431"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28.0</w:t>
            </w:r>
          </w:p>
        </w:tc>
        <w:tc>
          <w:tcPr>
            <w:tcW w:w="1469" w:type="dxa"/>
            <w:tcBorders>
              <w:top w:val="nil"/>
              <w:bottom w:val="nil"/>
              <w:right w:val="single" w:sz="16" w:space="0" w:color="000000"/>
            </w:tcBorders>
            <w:shd w:val="clear" w:color="auto" w:fill="FFFFFF"/>
            <w:vAlign w:val="center"/>
          </w:tcPr>
          <w:p w14:paraId="3A75AA1A"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56.0</w:t>
            </w:r>
          </w:p>
        </w:tc>
      </w:tr>
      <w:tr w:rsidR="0073020E" w:rsidRPr="001748C4" w14:paraId="38EA0E79" w14:textId="77777777" w:rsidTr="0073020E">
        <w:trPr>
          <w:cantSplit/>
        </w:trPr>
        <w:tc>
          <w:tcPr>
            <w:tcW w:w="681" w:type="dxa"/>
            <w:vMerge/>
            <w:tcBorders>
              <w:top w:val="single" w:sz="16" w:space="0" w:color="000000"/>
              <w:left w:val="single" w:sz="16" w:space="0" w:color="000000"/>
              <w:bottom w:val="single" w:sz="16" w:space="0" w:color="000000"/>
              <w:right w:val="nil"/>
            </w:tcBorders>
            <w:shd w:val="clear" w:color="auto" w:fill="FFFFFF"/>
            <w:vAlign w:val="center"/>
          </w:tcPr>
          <w:p w14:paraId="065A8B7B" w14:textId="77777777" w:rsidR="001742AB" w:rsidRPr="003E5BA1" w:rsidRDefault="001742AB" w:rsidP="001748C4">
            <w:pPr>
              <w:spacing w:after="160" w:line="360" w:lineRule="auto"/>
              <w:jc w:val="both"/>
              <w:rPr>
                <w:rFonts w:ascii="Times New Roman" w:hAnsi="Times New Roman" w:cs="Times New Roman"/>
                <w:sz w:val="24"/>
                <w:szCs w:val="24"/>
              </w:rPr>
            </w:pPr>
          </w:p>
        </w:tc>
        <w:tc>
          <w:tcPr>
            <w:tcW w:w="2448" w:type="dxa"/>
            <w:tcBorders>
              <w:top w:val="nil"/>
              <w:left w:val="nil"/>
              <w:bottom w:val="nil"/>
              <w:right w:val="single" w:sz="16" w:space="0" w:color="000000"/>
            </w:tcBorders>
            <w:shd w:val="clear" w:color="auto" w:fill="FFFFFF"/>
            <w:vAlign w:val="center"/>
          </w:tcPr>
          <w:p w14:paraId="5AA5A893"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ACCOUNTABILITY POLICIES</w:t>
            </w:r>
          </w:p>
        </w:tc>
        <w:tc>
          <w:tcPr>
            <w:tcW w:w="1147" w:type="dxa"/>
            <w:tcBorders>
              <w:top w:val="nil"/>
              <w:left w:val="single" w:sz="16" w:space="0" w:color="000000"/>
              <w:bottom w:val="nil"/>
            </w:tcBorders>
            <w:shd w:val="clear" w:color="auto" w:fill="FFFFFF"/>
            <w:vAlign w:val="center"/>
          </w:tcPr>
          <w:p w14:paraId="204106C4"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9</w:t>
            </w:r>
          </w:p>
        </w:tc>
        <w:tc>
          <w:tcPr>
            <w:tcW w:w="1009" w:type="dxa"/>
            <w:tcBorders>
              <w:top w:val="nil"/>
              <w:bottom w:val="nil"/>
            </w:tcBorders>
            <w:shd w:val="clear" w:color="auto" w:fill="FFFFFF"/>
            <w:vAlign w:val="center"/>
          </w:tcPr>
          <w:p w14:paraId="79AD4E3D"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18.0</w:t>
            </w:r>
          </w:p>
        </w:tc>
        <w:tc>
          <w:tcPr>
            <w:tcW w:w="1377" w:type="dxa"/>
            <w:tcBorders>
              <w:top w:val="nil"/>
              <w:bottom w:val="nil"/>
            </w:tcBorders>
            <w:shd w:val="clear" w:color="auto" w:fill="FFFFFF"/>
            <w:vAlign w:val="center"/>
          </w:tcPr>
          <w:p w14:paraId="089F6D7A"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18.0</w:t>
            </w:r>
          </w:p>
        </w:tc>
        <w:tc>
          <w:tcPr>
            <w:tcW w:w="1469" w:type="dxa"/>
            <w:tcBorders>
              <w:top w:val="nil"/>
              <w:bottom w:val="nil"/>
              <w:right w:val="single" w:sz="16" w:space="0" w:color="000000"/>
            </w:tcBorders>
            <w:shd w:val="clear" w:color="auto" w:fill="FFFFFF"/>
            <w:vAlign w:val="center"/>
          </w:tcPr>
          <w:p w14:paraId="6737A9C6"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74.0</w:t>
            </w:r>
          </w:p>
        </w:tc>
      </w:tr>
      <w:tr w:rsidR="0073020E" w:rsidRPr="001748C4" w14:paraId="70206849" w14:textId="77777777" w:rsidTr="0073020E">
        <w:trPr>
          <w:cantSplit/>
        </w:trPr>
        <w:tc>
          <w:tcPr>
            <w:tcW w:w="681" w:type="dxa"/>
            <w:vMerge/>
            <w:tcBorders>
              <w:top w:val="single" w:sz="16" w:space="0" w:color="000000"/>
              <w:left w:val="single" w:sz="16" w:space="0" w:color="000000"/>
              <w:bottom w:val="single" w:sz="16" w:space="0" w:color="000000"/>
              <w:right w:val="nil"/>
            </w:tcBorders>
            <w:shd w:val="clear" w:color="auto" w:fill="FFFFFF"/>
            <w:vAlign w:val="center"/>
          </w:tcPr>
          <w:p w14:paraId="068ACE6F" w14:textId="77777777" w:rsidR="001742AB" w:rsidRPr="003E5BA1" w:rsidRDefault="001742AB" w:rsidP="001748C4">
            <w:pPr>
              <w:spacing w:after="160" w:line="360" w:lineRule="auto"/>
              <w:jc w:val="both"/>
              <w:rPr>
                <w:rFonts w:ascii="Times New Roman" w:hAnsi="Times New Roman" w:cs="Times New Roman"/>
                <w:sz w:val="24"/>
                <w:szCs w:val="24"/>
              </w:rPr>
            </w:pPr>
          </w:p>
        </w:tc>
        <w:tc>
          <w:tcPr>
            <w:tcW w:w="2448" w:type="dxa"/>
            <w:tcBorders>
              <w:top w:val="nil"/>
              <w:left w:val="nil"/>
              <w:bottom w:val="nil"/>
              <w:right w:val="single" w:sz="16" w:space="0" w:color="000000"/>
            </w:tcBorders>
            <w:shd w:val="clear" w:color="auto" w:fill="FFFFFF"/>
            <w:vAlign w:val="center"/>
          </w:tcPr>
          <w:p w14:paraId="161E3C5D"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DECISION MAKING PROCESSES</w:t>
            </w:r>
          </w:p>
        </w:tc>
        <w:tc>
          <w:tcPr>
            <w:tcW w:w="1147" w:type="dxa"/>
            <w:tcBorders>
              <w:top w:val="nil"/>
              <w:left w:val="single" w:sz="16" w:space="0" w:color="000000"/>
              <w:bottom w:val="nil"/>
            </w:tcBorders>
            <w:shd w:val="clear" w:color="auto" w:fill="FFFFFF"/>
            <w:vAlign w:val="center"/>
          </w:tcPr>
          <w:p w14:paraId="20FE6C91"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13</w:t>
            </w:r>
          </w:p>
        </w:tc>
        <w:tc>
          <w:tcPr>
            <w:tcW w:w="1009" w:type="dxa"/>
            <w:tcBorders>
              <w:top w:val="nil"/>
              <w:bottom w:val="nil"/>
            </w:tcBorders>
            <w:shd w:val="clear" w:color="auto" w:fill="FFFFFF"/>
            <w:vAlign w:val="center"/>
          </w:tcPr>
          <w:p w14:paraId="5B97B3AB"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26.0</w:t>
            </w:r>
          </w:p>
        </w:tc>
        <w:tc>
          <w:tcPr>
            <w:tcW w:w="1377" w:type="dxa"/>
            <w:tcBorders>
              <w:top w:val="nil"/>
              <w:bottom w:val="nil"/>
            </w:tcBorders>
            <w:shd w:val="clear" w:color="auto" w:fill="FFFFFF"/>
            <w:vAlign w:val="center"/>
          </w:tcPr>
          <w:p w14:paraId="65D47B6A"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26.0</w:t>
            </w:r>
          </w:p>
        </w:tc>
        <w:tc>
          <w:tcPr>
            <w:tcW w:w="1469" w:type="dxa"/>
            <w:tcBorders>
              <w:top w:val="nil"/>
              <w:bottom w:val="nil"/>
              <w:right w:val="single" w:sz="16" w:space="0" w:color="000000"/>
            </w:tcBorders>
            <w:shd w:val="clear" w:color="auto" w:fill="FFFFFF"/>
            <w:vAlign w:val="center"/>
          </w:tcPr>
          <w:p w14:paraId="238F789C"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r>
      <w:tr w:rsidR="0073020E" w:rsidRPr="001748C4" w14:paraId="64C01EC2" w14:textId="77777777" w:rsidTr="0073020E">
        <w:trPr>
          <w:cantSplit/>
        </w:trPr>
        <w:tc>
          <w:tcPr>
            <w:tcW w:w="681" w:type="dxa"/>
            <w:vMerge/>
            <w:tcBorders>
              <w:top w:val="single" w:sz="16" w:space="0" w:color="000000"/>
              <w:left w:val="single" w:sz="16" w:space="0" w:color="000000"/>
              <w:bottom w:val="single" w:sz="16" w:space="0" w:color="000000"/>
              <w:right w:val="nil"/>
            </w:tcBorders>
            <w:shd w:val="clear" w:color="auto" w:fill="FFFFFF"/>
            <w:vAlign w:val="center"/>
          </w:tcPr>
          <w:p w14:paraId="36C6C167" w14:textId="77777777" w:rsidR="001742AB" w:rsidRPr="003E5BA1" w:rsidRDefault="001742AB" w:rsidP="001748C4">
            <w:pPr>
              <w:spacing w:after="160" w:line="360" w:lineRule="auto"/>
              <w:jc w:val="both"/>
              <w:rPr>
                <w:rFonts w:ascii="Times New Roman" w:hAnsi="Times New Roman" w:cs="Times New Roman"/>
                <w:sz w:val="24"/>
                <w:szCs w:val="24"/>
              </w:rPr>
            </w:pPr>
          </w:p>
        </w:tc>
        <w:tc>
          <w:tcPr>
            <w:tcW w:w="2448" w:type="dxa"/>
            <w:tcBorders>
              <w:top w:val="nil"/>
              <w:left w:val="nil"/>
              <w:bottom w:val="single" w:sz="16" w:space="0" w:color="000000"/>
              <w:right w:val="single" w:sz="16" w:space="0" w:color="000000"/>
            </w:tcBorders>
            <w:shd w:val="clear" w:color="auto" w:fill="FFFFFF"/>
            <w:vAlign w:val="center"/>
          </w:tcPr>
          <w:p w14:paraId="01F6503B"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Total</w:t>
            </w:r>
          </w:p>
        </w:tc>
        <w:tc>
          <w:tcPr>
            <w:tcW w:w="1147" w:type="dxa"/>
            <w:tcBorders>
              <w:top w:val="nil"/>
              <w:left w:val="single" w:sz="16" w:space="0" w:color="000000"/>
              <w:bottom w:val="single" w:sz="16" w:space="0" w:color="000000"/>
            </w:tcBorders>
            <w:shd w:val="clear" w:color="auto" w:fill="FFFFFF"/>
            <w:vAlign w:val="center"/>
          </w:tcPr>
          <w:p w14:paraId="6170A9AB"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w:t>
            </w:r>
          </w:p>
        </w:tc>
        <w:tc>
          <w:tcPr>
            <w:tcW w:w="1009" w:type="dxa"/>
            <w:tcBorders>
              <w:top w:val="nil"/>
              <w:bottom w:val="single" w:sz="16" w:space="0" w:color="000000"/>
            </w:tcBorders>
            <w:shd w:val="clear" w:color="auto" w:fill="FFFFFF"/>
            <w:vAlign w:val="center"/>
          </w:tcPr>
          <w:p w14:paraId="3A29F4D8"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1377" w:type="dxa"/>
            <w:tcBorders>
              <w:top w:val="nil"/>
              <w:bottom w:val="single" w:sz="16" w:space="0" w:color="000000"/>
            </w:tcBorders>
            <w:shd w:val="clear" w:color="auto" w:fill="FFFFFF"/>
            <w:vAlign w:val="center"/>
          </w:tcPr>
          <w:p w14:paraId="76A2C647"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1469" w:type="dxa"/>
            <w:tcBorders>
              <w:top w:val="nil"/>
              <w:bottom w:val="single" w:sz="16" w:space="0" w:color="000000"/>
              <w:right w:val="single" w:sz="16" w:space="0" w:color="000000"/>
            </w:tcBorders>
            <w:shd w:val="clear" w:color="auto" w:fill="FFFFFF"/>
          </w:tcPr>
          <w:p w14:paraId="5D9D7A64" w14:textId="77777777" w:rsidR="001742AB" w:rsidRPr="003E5BA1" w:rsidRDefault="001742AB" w:rsidP="001748C4">
            <w:pPr>
              <w:spacing w:after="160" w:line="360" w:lineRule="auto"/>
              <w:jc w:val="both"/>
              <w:rPr>
                <w:rFonts w:ascii="Times New Roman" w:hAnsi="Times New Roman" w:cs="Times New Roman"/>
                <w:sz w:val="24"/>
                <w:szCs w:val="24"/>
              </w:rPr>
            </w:pPr>
          </w:p>
        </w:tc>
      </w:tr>
    </w:tbl>
    <w:p w14:paraId="62F22587" w14:textId="77777777" w:rsidR="001742AB" w:rsidRPr="003E5BA1" w:rsidRDefault="001742AB" w:rsidP="001748C4">
      <w:pPr>
        <w:spacing w:after="160" w:line="360" w:lineRule="auto"/>
        <w:jc w:val="both"/>
        <w:rPr>
          <w:rFonts w:ascii="Times New Roman" w:hAnsi="Times New Roman" w:cs="Times New Roman"/>
          <w:sz w:val="24"/>
          <w:szCs w:val="24"/>
        </w:rPr>
      </w:pPr>
    </w:p>
    <w:p w14:paraId="2FF0FB69" w14:textId="3603FAAF" w:rsidR="00000D44" w:rsidRPr="003E5BA1" w:rsidRDefault="003F2FB1"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 xml:space="preserve">Table 8 presents the corporate governance mechanisms employed at SONARWA, based on input from 50 respondents. Internal controls and transparency are the most frequently cited mechanisms, each noted by 28% of participants, indicating that SONARWA prioritizes both internal checks and openness in its operations. Decision-making processes were identified by 26%, suggesting that structured and possibly participatory decision-making is a key element of governance. Accountability policies were mentioned by only 18%, the lowest among the four, which may reflect a relative weakness in holding individuals or departments responsible for outcomes. The cumulative percentages show a balanced distribution of mechanisms, with a clear focus on operational control and openness. The data implies that SONARWA leans more </w:t>
      </w:r>
      <w:r w:rsidRPr="003E5BA1">
        <w:rPr>
          <w:rFonts w:ascii="Times New Roman" w:hAnsi="Times New Roman" w:cs="Times New Roman"/>
          <w:sz w:val="24"/>
          <w:szCs w:val="24"/>
        </w:rPr>
        <w:lastRenderedPageBreak/>
        <w:t>toward ensuring transparency and internal safeguards rather than enforcing strict accountability. Strengthening accountability measures could enhance the overall governance framework.</w:t>
      </w:r>
    </w:p>
    <w:p w14:paraId="450185F7" w14:textId="77777777" w:rsidR="00CE170F" w:rsidRPr="003E5BA1" w:rsidRDefault="00CE170F" w:rsidP="003E5BA1">
      <w:pPr>
        <w:pStyle w:val="Heading1"/>
        <w:spacing w:line="360" w:lineRule="auto"/>
        <w:jc w:val="both"/>
        <w:rPr>
          <w:rFonts w:ascii="Times New Roman" w:hAnsi="Times New Roman" w:cs="Times New Roman"/>
          <w:b w:val="0"/>
          <w:bCs w:val="0"/>
        </w:rPr>
      </w:pPr>
      <w:bookmarkStart w:id="164" w:name="_Toc202527994"/>
      <w:r w:rsidRPr="003E5BA1">
        <w:rPr>
          <w:rFonts w:ascii="Times New Roman" w:hAnsi="Times New Roman" w:cs="Times New Roman"/>
        </w:rPr>
        <w:t>4.2.4: Board Performance Evaluation Frequency</w:t>
      </w:r>
      <w:bookmarkEnd w:id="164"/>
    </w:p>
    <w:p w14:paraId="5D8A4417" w14:textId="6E3B2248" w:rsidR="007218DE" w:rsidRPr="001748C4" w:rsidRDefault="00CE170F" w:rsidP="001748C4">
      <w:pPr>
        <w:spacing w:after="160" w:line="360" w:lineRule="auto"/>
        <w:jc w:val="both"/>
        <w:rPr>
          <w:rFonts w:ascii="Times New Roman" w:hAnsi="Times New Roman" w:cs="Times New Roman"/>
          <w:b/>
          <w:bCs/>
          <w:sz w:val="24"/>
          <w:szCs w:val="24"/>
        </w:rPr>
      </w:pPr>
      <w:r w:rsidRPr="003E5BA1">
        <w:rPr>
          <w:rFonts w:ascii="Times New Roman" w:hAnsi="Times New Roman" w:cs="Times New Roman"/>
          <w:sz w:val="24"/>
          <w:szCs w:val="24"/>
        </w:rPr>
        <w:t xml:space="preserve">The study assessed how often the board evaluates company performance. The results are in Table </w:t>
      </w:r>
      <w:r w:rsidRPr="001748C4">
        <w:rPr>
          <w:rFonts w:ascii="Times New Roman" w:hAnsi="Times New Roman" w:cs="Times New Roman"/>
          <w:sz w:val="24"/>
          <w:szCs w:val="24"/>
        </w:rPr>
        <w:t>9</w:t>
      </w:r>
      <w:r w:rsidR="00D25F22" w:rsidRPr="001748C4">
        <w:rPr>
          <w:rFonts w:ascii="Times New Roman" w:hAnsi="Times New Roman" w:cs="Times New Roman"/>
          <w:sz w:val="24"/>
          <w:szCs w:val="24"/>
        </w:rPr>
        <w:t>.</w:t>
      </w:r>
    </w:p>
    <w:tbl>
      <w:tblPr>
        <w:tblW w:w="71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1377"/>
        <w:gridCol w:w="1147"/>
        <w:gridCol w:w="1009"/>
        <w:gridCol w:w="1377"/>
        <w:gridCol w:w="1469"/>
      </w:tblGrid>
      <w:tr w:rsidR="007218DE" w:rsidRPr="001748C4" w14:paraId="214F9EB2" w14:textId="77777777" w:rsidTr="00872BC3">
        <w:trPr>
          <w:cantSplit/>
          <w:trHeight w:val="810"/>
        </w:trPr>
        <w:tc>
          <w:tcPr>
            <w:tcW w:w="7110" w:type="dxa"/>
            <w:gridSpan w:val="6"/>
            <w:tcBorders>
              <w:top w:val="nil"/>
              <w:left w:val="nil"/>
              <w:bottom w:val="nil"/>
              <w:right w:val="nil"/>
            </w:tcBorders>
            <w:shd w:val="clear" w:color="auto" w:fill="FFFFFF"/>
          </w:tcPr>
          <w:p w14:paraId="1C631CAB" w14:textId="5F760F9E" w:rsidR="007218DE" w:rsidRPr="00872BC3" w:rsidRDefault="00872BC3" w:rsidP="00872BC3">
            <w:pPr>
              <w:pStyle w:val="Caption"/>
              <w:keepNext/>
              <w:jc w:val="both"/>
              <w:rPr>
                <w:rFonts w:ascii="Times New Roman" w:hAnsi="Times New Roman" w:cs="Times New Roman"/>
                <w:sz w:val="24"/>
                <w:szCs w:val="24"/>
              </w:rPr>
            </w:pPr>
            <w:bookmarkStart w:id="165" w:name="_Toc202527048"/>
            <w:r w:rsidRPr="00872BC3">
              <w:rPr>
                <w:rFonts w:ascii="Times New Roman" w:hAnsi="Times New Roman" w:cs="Times New Roman"/>
                <w:color w:val="auto"/>
                <w:sz w:val="24"/>
                <w:szCs w:val="24"/>
              </w:rPr>
              <w:t xml:space="preserve">Table </w:t>
            </w:r>
            <w:r w:rsidRPr="00872BC3">
              <w:rPr>
                <w:rFonts w:ascii="Times New Roman" w:hAnsi="Times New Roman" w:cs="Times New Roman"/>
                <w:color w:val="auto"/>
                <w:sz w:val="24"/>
                <w:szCs w:val="24"/>
              </w:rPr>
              <w:fldChar w:fldCharType="begin"/>
            </w:r>
            <w:r w:rsidRPr="00872BC3">
              <w:rPr>
                <w:rFonts w:ascii="Times New Roman" w:hAnsi="Times New Roman" w:cs="Times New Roman"/>
                <w:color w:val="auto"/>
                <w:sz w:val="24"/>
                <w:szCs w:val="24"/>
              </w:rPr>
              <w:instrText xml:space="preserve"> SEQ Table \* ARABIC </w:instrText>
            </w:r>
            <w:r w:rsidRPr="00872BC3">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9</w:t>
            </w:r>
            <w:r w:rsidRPr="00872BC3">
              <w:rPr>
                <w:rFonts w:ascii="Times New Roman" w:hAnsi="Times New Roman" w:cs="Times New Roman"/>
                <w:color w:val="auto"/>
                <w:sz w:val="24"/>
                <w:szCs w:val="24"/>
              </w:rPr>
              <w:fldChar w:fldCharType="end"/>
            </w:r>
            <w:r w:rsidR="007218DE" w:rsidRPr="00872BC3">
              <w:rPr>
                <w:rFonts w:ascii="Times New Roman" w:hAnsi="Times New Roman" w:cs="Times New Roman"/>
                <w:color w:val="auto"/>
                <w:sz w:val="24"/>
                <w:szCs w:val="24"/>
              </w:rPr>
              <w:t xml:space="preserve">: </w:t>
            </w:r>
            <w:r w:rsidR="007218DE" w:rsidRPr="00872BC3">
              <w:rPr>
                <w:rFonts w:ascii="Times New Roman" w:hAnsi="Times New Roman" w:cs="Times New Roman"/>
                <w:b w:val="0"/>
                <w:bCs w:val="0"/>
                <w:color w:val="auto"/>
                <w:sz w:val="24"/>
                <w:szCs w:val="24"/>
              </w:rPr>
              <w:t>How frequently does the board of directors evaluate company performance?</w:t>
            </w:r>
            <w:bookmarkEnd w:id="165"/>
          </w:p>
        </w:tc>
      </w:tr>
      <w:tr w:rsidR="007218DE" w:rsidRPr="001748C4" w14:paraId="41634E49" w14:textId="77777777">
        <w:trPr>
          <w:cantSplit/>
        </w:trPr>
        <w:tc>
          <w:tcPr>
            <w:tcW w:w="2110" w:type="dxa"/>
            <w:gridSpan w:val="2"/>
            <w:tcBorders>
              <w:top w:val="single" w:sz="16" w:space="0" w:color="000000"/>
              <w:left w:val="single" w:sz="16" w:space="0" w:color="000000"/>
              <w:bottom w:val="single" w:sz="16" w:space="0" w:color="000000"/>
              <w:right w:val="nil"/>
            </w:tcBorders>
            <w:shd w:val="clear" w:color="auto" w:fill="FFFFFF"/>
          </w:tcPr>
          <w:p w14:paraId="0687CC96" w14:textId="77777777" w:rsidR="007218DE" w:rsidRPr="001748C4" w:rsidRDefault="007218DE" w:rsidP="001748C4">
            <w:pPr>
              <w:spacing w:after="160" w:line="360" w:lineRule="auto"/>
              <w:jc w:val="both"/>
              <w:rPr>
                <w:rFonts w:ascii="Times New Roman" w:hAnsi="Times New Roman" w:cs="Times New Roman"/>
                <w:b/>
                <w:bCs/>
                <w:sz w:val="24"/>
                <w:szCs w:val="24"/>
              </w:rPr>
            </w:pPr>
          </w:p>
        </w:tc>
        <w:tc>
          <w:tcPr>
            <w:tcW w:w="1147" w:type="dxa"/>
            <w:tcBorders>
              <w:top w:val="single" w:sz="16" w:space="0" w:color="000000"/>
              <w:left w:val="single" w:sz="16" w:space="0" w:color="000000"/>
              <w:bottom w:val="single" w:sz="16" w:space="0" w:color="000000"/>
            </w:tcBorders>
            <w:shd w:val="clear" w:color="auto" w:fill="FFFFFF"/>
          </w:tcPr>
          <w:p w14:paraId="22C059A1" w14:textId="77777777" w:rsidR="007218DE" w:rsidRPr="001748C4" w:rsidRDefault="007218DE"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Frequency</w:t>
            </w:r>
          </w:p>
        </w:tc>
        <w:tc>
          <w:tcPr>
            <w:tcW w:w="1009" w:type="dxa"/>
            <w:tcBorders>
              <w:top w:val="single" w:sz="16" w:space="0" w:color="000000"/>
              <w:bottom w:val="single" w:sz="16" w:space="0" w:color="000000"/>
            </w:tcBorders>
            <w:shd w:val="clear" w:color="auto" w:fill="FFFFFF"/>
          </w:tcPr>
          <w:p w14:paraId="483B45BC" w14:textId="77777777" w:rsidR="007218DE" w:rsidRPr="001748C4" w:rsidRDefault="007218DE"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Percent</w:t>
            </w:r>
          </w:p>
        </w:tc>
        <w:tc>
          <w:tcPr>
            <w:tcW w:w="1376" w:type="dxa"/>
            <w:tcBorders>
              <w:top w:val="single" w:sz="16" w:space="0" w:color="000000"/>
              <w:bottom w:val="single" w:sz="16" w:space="0" w:color="000000"/>
            </w:tcBorders>
            <w:shd w:val="clear" w:color="auto" w:fill="FFFFFF"/>
          </w:tcPr>
          <w:p w14:paraId="24EF2BBE" w14:textId="77777777" w:rsidR="007218DE" w:rsidRPr="001748C4" w:rsidRDefault="007218DE"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Valid Percent</w:t>
            </w:r>
          </w:p>
        </w:tc>
        <w:tc>
          <w:tcPr>
            <w:tcW w:w="1468" w:type="dxa"/>
            <w:tcBorders>
              <w:top w:val="single" w:sz="16" w:space="0" w:color="000000"/>
              <w:bottom w:val="single" w:sz="16" w:space="0" w:color="000000"/>
              <w:right w:val="single" w:sz="16" w:space="0" w:color="000000"/>
            </w:tcBorders>
            <w:shd w:val="clear" w:color="auto" w:fill="FFFFFF"/>
          </w:tcPr>
          <w:p w14:paraId="066DE7D3" w14:textId="77777777" w:rsidR="007218DE" w:rsidRPr="001748C4" w:rsidRDefault="007218DE"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Cumulative Percent</w:t>
            </w:r>
          </w:p>
        </w:tc>
      </w:tr>
      <w:tr w:rsidR="007218DE" w:rsidRPr="001748C4" w14:paraId="55770FA7" w14:textId="77777777">
        <w:trPr>
          <w:cantSplit/>
        </w:trPr>
        <w:tc>
          <w:tcPr>
            <w:tcW w:w="734" w:type="dxa"/>
            <w:vMerge w:val="restart"/>
            <w:tcBorders>
              <w:top w:val="single" w:sz="16" w:space="0" w:color="000000"/>
              <w:left w:val="single" w:sz="16" w:space="0" w:color="000000"/>
              <w:bottom w:val="single" w:sz="16" w:space="0" w:color="000000"/>
              <w:right w:val="nil"/>
            </w:tcBorders>
            <w:shd w:val="clear" w:color="auto" w:fill="FFFFFF"/>
            <w:vAlign w:val="center"/>
          </w:tcPr>
          <w:p w14:paraId="19BF2F0C"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Valid</w:t>
            </w:r>
          </w:p>
        </w:tc>
        <w:tc>
          <w:tcPr>
            <w:tcW w:w="1376" w:type="dxa"/>
            <w:tcBorders>
              <w:top w:val="single" w:sz="16" w:space="0" w:color="000000"/>
              <w:left w:val="nil"/>
              <w:bottom w:val="nil"/>
              <w:right w:val="single" w:sz="16" w:space="0" w:color="000000"/>
            </w:tcBorders>
            <w:shd w:val="clear" w:color="auto" w:fill="FFFFFF"/>
            <w:vAlign w:val="center"/>
          </w:tcPr>
          <w:p w14:paraId="567CA1BF"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QUARTERLY</w:t>
            </w:r>
          </w:p>
        </w:tc>
        <w:tc>
          <w:tcPr>
            <w:tcW w:w="1147" w:type="dxa"/>
            <w:tcBorders>
              <w:top w:val="single" w:sz="16" w:space="0" w:color="000000"/>
              <w:left w:val="single" w:sz="16" w:space="0" w:color="000000"/>
              <w:bottom w:val="nil"/>
            </w:tcBorders>
            <w:shd w:val="clear" w:color="auto" w:fill="FFFFFF"/>
            <w:vAlign w:val="center"/>
          </w:tcPr>
          <w:p w14:paraId="0655F3AF"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12</w:t>
            </w:r>
          </w:p>
        </w:tc>
        <w:tc>
          <w:tcPr>
            <w:tcW w:w="1009" w:type="dxa"/>
            <w:tcBorders>
              <w:top w:val="single" w:sz="16" w:space="0" w:color="000000"/>
              <w:bottom w:val="nil"/>
            </w:tcBorders>
            <w:shd w:val="clear" w:color="auto" w:fill="FFFFFF"/>
            <w:vAlign w:val="center"/>
          </w:tcPr>
          <w:p w14:paraId="2A722524"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24.0</w:t>
            </w:r>
          </w:p>
        </w:tc>
        <w:tc>
          <w:tcPr>
            <w:tcW w:w="1376" w:type="dxa"/>
            <w:tcBorders>
              <w:top w:val="single" w:sz="16" w:space="0" w:color="000000"/>
              <w:bottom w:val="nil"/>
            </w:tcBorders>
            <w:shd w:val="clear" w:color="auto" w:fill="FFFFFF"/>
            <w:vAlign w:val="center"/>
          </w:tcPr>
          <w:p w14:paraId="7807A221"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24.0</w:t>
            </w:r>
          </w:p>
        </w:tc>
        <w:tc>
          <w:tcPr>
            <w:tcW w:w="1468" w:type="dxa"/>
            <w:tcBorders>
              <w:top w:val="single" w:sz="16" w:space="0" w:color="000000"/>
              <w:bottom w:val="nil"/>
              <w:right w:val="single" w:sz="16" w:space="0" w:color="000000"/>
            </w:tcBorders>
            <w:shd w:val="clear" w:color="auto" w:fill="FFFFFF"/>
            <w:vAlign w:val="center"/>
          </w:tcPr>
          <w:p w14:paraId="57E3B3D6"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24.0</w:t>
            </w:r>
          </w:p>
        </w:tc>
      </w:tr>
      <w:tr w:rsidR="007218DE" w:rsidRPr="001748C4" w14:paraId="7CD024CA"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53A05D9F" w14:textId="77777777" w:rsidR="007218DE" w:rsidRPr="001748C4" w:rsidRDefault="007218DE" w:rsidP="001748C4">
            <w:pPr>
              <w:spacing w:after="160" w:line="360" w:lineRule="auto"/>
              <w:jc w:val="both"/>
              <w:rPr>
                <w:rFonts w:ascii="Times New Roman" w:hAnsi="Times New Roman" w:cs="Times New Roman"/>
                <w:b/>
                <w:bCs/>
                <w:sz w:val="24"/>
                <w:szCs w:val="24"/>
              </w:rPr>
            </w:pPr>
          </w:p>
        </w:tc>
        <w:tc>
          <w:tcPr>
            <w:tcW w:w="1376" w:type="dxa"/>
            <w:tcBorders>
              <w:top w:val="nil"/>
              <w:left w:val="nil"/>
              <w:bottom w:val="nil"/>
              <w:right w:val="single" w:sz="16" w:space="0" w:color="000000"/>
            </w:tcBorders>
            <w:shd w:val="clear" w:color="auto" w:fill="FFFFFF"/>
            <w:vAlign w:val="center"/>
          </w:tcPr>
          <w:p w14:paraId="4A348270"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ANNUALLY</w:t>
            </w:r>
          </w:p>
        </w:tc>
        <w:tc>
          <w:tcPr>
            <w:tcW w:w="1147" w:type="dxa"/>
            <w:tcBorders>
              <w:top w:val="nil"/>
              <w:left w:val="single" w:sz="16" w:space="0" w:color="000000"/>
              <w:bottom w:val="nil"/>
            </w:tcBorders>
            <w:shd w:val="clear" w:color="auto" w:fill="FFFFFF"/>
            <w:vAlign w:val="center"/>
          </w:tcPr>
          <w:p w14:paraId="5B7CEF2F"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25</w:t>
            </w:r>
          </w:p>
        </w:tc>
        <w:tc>
          <w:tcPr>
            <w:tcW w:w="1009" w:type="dxa"/>
            <w:tcBorders>
              <w:top w:val="nil"/>
              <w:bottom w:val="nil"/>
            </w:tcBorders>
            <w:shd w:val="clear" w:color="auto" w:fill="FFFFFF"/>
            <w:vAlign w:val="center"/>
          </w:tcPr>
          <w:p w14:paraId="62F0B883"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50.0</w:t>
            </w:r>
          </w:p>
        </w:tc>
        <w:tc>
          <w:tcPr>
            <w:tcW w:w="1376" w:type="dxa"/>
            <w:tcBorders>
              <w:top w:val="nil"/>
              <w:bottom w:val="nil"/>
            </w:tcBorders>
            <w:shd w:val="clear" w:color="auto" w:fill="FFFFFF"/>
            <w:vAlign w:val="center"/>
          </w:tcPr>
          <w:p w14:paraId="47E35CA5"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50.0</w:t>
            </w:r>
          </w:p>
        </w:tc>
        <w:tc>
          <w:tcPr>
            <w:tcW w:w="1468" w:type="dxa"/>
            <w:tcBorders>
              <w:top w:val="nil"/>
              <w:bottom w:val="nil"/>
              <w:right w:val="single" w:sz="16" w:space="0" w:color="000000"/>
            </w:tcBorders>
            <w:shd w:val="clear" w:color="auto" w:fill="FFFFFF"/>
            <w:vAlign w:val="center"/>
          </w:tcPr>
          <w:p w14:paraId="786604B9"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74.0</w:t>
            </w:r>
          </w:p>
        </w:tc>
      </w:tr>
      <w:tr w:rsidR="007218DE" w:rsidRPr="001748C4" w14:paraId="718142EA"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582055B0" w14:textId="77777777" w:rsidR="007218DE" w:rsidRPr="001748C4" w:rsidRDefault="007218DE" w:rsidP="001748C4">
            <w:pPr>
              <w:spacing w:after="160" w:line="360" w:lineRule="auto"/>
              <w:jc w:val="both"/>
              <w:rPr>
                <w:rFonts w:ascii="Times New Roman" w:hAnsi="Times New Roman" w:cs="Times New Roman"/>
                <w:b/>
                <w:bCs/>
                <w:sz w:val="24"/>
                <w:szCs w:val="24"/>
              </w:rPr>
            </w:pPr>
          </w:p>
        </w:tc>
        <w:tc>
          <w:tcPr>
            <w:tcW w:w="1376" w:type="dxa"/>
            <w:tcBorders>
              <w:top w:val="nil"/>
              <w:left w:val="nil"/>
              <w:bottom w:val="nil"/>
              <w:right w:val="single" w:sz="16" w:space="0" w:color="000000"/>
            </w:tcBorders>
            <w:shd w:val="clear" w:color="auto" w:fill="FFFFFF"/>
            <w:vAlign w:val="center"/>
          </w:tcPr>
          <w:p w14:paraId="6B8427F6"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NEVER</w:t>
            </w:r>
          </w:p>
        </w:tc>
        <w:tc>
          <w:tcPr>
            <w:tcW w:w="1147" w:type="dxa"/>
            <w:tcBorders>
              <w:top w:val="nil"/>
              <w:left w:val="single" w:sz="16" w:space="0" w:color="000000"/>
              <w:bottom w:val="nil"/>
            </w:tcBorders>
            <w:shd w:val="clear" w:color="auto" w:fill="FFFFFF"/>
            <w:vAlign w:val="center"/>
          </w:tcPr>
          <w:p w14:paraId="47FDFF34"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w:t>
            </w:r>
          </w:p>
        </w:tc>
        <w:tc>
          <w:tcPr>
            <w:tcW w:w="1009" w:type="dxa"/>
            <w:tcBorders>
              <w:top w:val="nil"/>
              <w:bottom w:val="nil"/>
            </w:tcBorders>
            <w:shd w:val="clear" w:color="auto" w:fill="FFFFFF"/>
            <w:vAlign w:val="center"/>
          </w:tcPr>
          <w:p w14:paraId="76344B06"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2.0</w:t>
            </w:r>
          </w:p>
        </w:tc>
        <w:tc>
          <w:tcPr>
            <w:tcW w:w="1376" w:type="dxa"/>
            <w:tcBorders>
              <w:top w:val="nil"/>
              <w:bottom w:val="nil"/>
            </w:tcBorders>
            <w:shd w:val="clear" w:color="auto" w:fill="FFFFFF"/>
            <w:vAlign w:val="center"/>
          </w:tcPr>
          <w:p w14:paraId="4F2F1CEA"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2.0</w:t>
            </w:r>
          </w:p>
        </w:tc>
        <w:tc>
          <w:tcPr>
            <w:tcW w:w="1468" w:type="dxa"/>
            <w:tcBorders>
              <w:top w:val="nil"/>
              <w:bottom w:val="nil"/>
              <w:right w:val="single" w:sz="16" w:space="0" w:color="000000"/>
            </w:tcBorders>
            <w:shd w:val="clear" w:color="auto" w:fill="FFFFFF"/>
            <w:vAlign w:val="center"/>
          </w:tcPr>
          <w:p w14:paraId="5D752109"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76.0</w:t>
            </w:r>
          </w:p>
        </w:tc>
      </w:tr>
      <w:tr w:rsidR="007218DE" w:rsidRPr="001748C4" w14:paraId="7226924E"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06F0F363" w14:textId="77777777" w:rsidR="007218DE" w:rsidRPr="001748C4" w:rsidRDefault="007218DE" w:rsidP="001748C4">
            <w:pPr>
              <w:spacing w:after="160" w:line="360" w:lineRule="auto"/>
              <w:jc w:val="both"/>
              <w:rPr>
                <w:rFonts w:ascii="Times New Roman" w:hAnsi="Times New Roman" w:cs="Times New Roman"/>
                <w:b/>
                <w:bCs/>
                <w:sz w:val="24"/>
                <w:szCs w:val="24"/>
              </w:rPr>
            </w:pPr>
          </w:p>
        </w:tc>
        <w:tc>
          <w:tcPr>
            <w:tcW w:w="1376" w:type="dxa"/>
            <w:tcBorders>
              <w:top w:val="nil"/>
              <w:left w:val="nil"/>
              <w:bottom w:val="nil"/>
              <w:right w:val="single" w:sz="16" w:space="0" w:color="000000"/>
            </w:tcBorders>
            <w:shd w:val="clear" w:color="auto" w:fill="FFFFFF"/>
            <w:vAlign w:val="center"/>
          </w:tcPr>
          <w:p w14:paraId="64B5D17D"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NOT SURE</w:t>
            </w:r>
          </w:p>
        </w:tc>
        <w:tc>
          <w:tcPr>
            <w:tcW w:w="1147" w:type="dxa"/>
            <w:tcBorders>
              <w:top w:val="nil"/>
              <w:left w:val="single" w:sz="16" w:space="0" w:color="000000"/>
              <w:bottom w:val="nil"/>
            </w:tcBorders>
            <w:shd w:val="clear" w:color="auto" w:fill="FFFFFF"/>
            <w:vAlign w:val="center"/>
          </w:tcPr>
          <w:p w14:paraId="2E328EEA"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12</w:t>
            </w:r>
          </w:p>
        </w:tc>
        <w:tc>
          <w:tcPr>
            <w:tcW w:w="1009" w:type="dxa"/>
            <w:tcBorders>
              <w:top w:val="nil"/>
              <w:bottom w:val="nil"/>
            </w:tcBorders>
            <w:shd w:val="clear" w:color="auto" w:fill="FFFFFF"/>
            <w:vAlign w:val="center"/>
          </w:tcPr>
          <w:p w14:paraId="64A16D10"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24.0</w:t>
            </w:r>
          </w:p>
        </w:tc>
        <w:tc>
          <w:tcPr>
            <w:tcW w:w="1376" w:type="dxa"/>
            <w:tcBorders>
              <w:top w:val="nil"/>
              <w:bottom w:val="nil"/>
            </w:tcBorders>
            <w:shd w:val="clear" w:color="auto" w:fill="FFFFFF"/>
            <w:vAlign w:val="center"/>
          </w:tcPr>
          <w:p w14:paraId="1FE1F8A6"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24.0</w:t>
            </w:r>
          </w:p>
        </w:tc>
        <w:tc>
          <w:tcPr>
            <w:tcW w:w="1468" w:type="dxa"/>
            <w:tcBorders>
              <w:top w:val="nil"/>
              <w:bottom w:val="nil"/>
              <w:right w:val="single" w:sz="16" w:space="0" w:color="000000"/>
            </w:tcBorders>
            <w:shd w:val="clear" w:color="auto" w:fill="FFFFFF"/>
            <w:vAlign w:val="center"/>
          </w:tcPr>
          <w:p w14:paraId="3B0CB91E"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r>
      <w:tr w:rsidR="007218DE" w:rsidRPr="001748C4" w14:paraId="6B799833" w14:textId="77777777">
        <w:trPr>
          <w:cantSplit/>
        </w:trPr>
        <w:tc>
          <w:tcPr>
            <w:tcW w:w="734" w:type="dxa"/>
            <w:vMerge/>
            <w:tcBorders>
              <w:top w:val="single" w:sz="16" w:space="0" w:color="000000"/>
              <w:left w:val="single" w:sz="16" w:space="0" w:color="000000"/>
              <w:bottom w:val="single" w:sz="16" w:space="0" w:color="000000"/>
              <w:right w:val="nil"/>
            </w:tcBorders>
            <w:shd w:val="clear" w:color="auto" w:fill="FFFFFF"/>
            <w:vAlign w:val="center"/>
          </w:tcPr>
          <w:p w14:paraId="4CC7B571" w14:textId="77777777" w:rsidR="007218DE" w:rsidRPr="001748C4" w:rsidRDefault="007218DE" w:rsidP="001748C4">
            <w:pPr>
              <w:spacing w:after="160" w:line="360" w:lineRule="auto"/>
              <w:jc w:val="both"/>
              <w:rPr>
                <w:rFonts w:ascii="Times New Roman" w:hAnsi="Times New Roman" w:cs="Times New Roman"/>
                <w:b/>
                <w:bCs/>
                <w:sz w:val="24"/>
                <w:szCs w:val="24"/>
              </w:rPr>
            </w:pPr>
          </w:p>
        </w:tc>
        <w:tc>
          <w:tcPr>
            <w:tcW w:w="1376" w:type="dxa"/>
            <w:tcBorders>
              <w:top w:val="nil"/>
              <w:left w:val="nil"/>
              <w:bottom w:val="single" w:sz="16" w:space="0" w:color="000000"/>
              <w:right w:val="single" w:sz="16" w:space="0" w:color="000000"/>
            </w:tcBorders>
            <w:shd w:val="clear" w:color="auto" w:fill="FFFFFF"/>
            <w:vAlign w:val="center"/>
          </w:tcPr>
          <w:p w14:paraId="24889AAD"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Total</w:t>
            </w:r>
          </w:p>
        </w:tc>
        <w:tc>
          <w:tcPr>
            <w:tcW w:w="1147" w:type="dxa"/>
            <w:tcBorders>
              <w:top w:val="nil"/>
              <w:left w:val="single" w:sz="16" w:space="0" w:color="000000"/>
              <w:bottom w:val="single" w:sz="16" w:space="0" w:color="000000"/>
            </w:tcBorders>
            <w:shd w:val="clear" w:color="auto" w:fill="FFFFFF"/>
            <w:vAlign w:val="center"/>
          </w:tcPr>
          <w:p w14:paraId="27A2A488"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w:t>
            </w:r>
          </w:p>
        </w:tc>
        <w:tc>
          <w:tcPr>
            <w:tcW w:w="1009" w:type="dxa"/>
            <w:tcBorders>
              <w:top w:val="nil"/>
              <w:bottom w:val="single" w:sz="16" w:space="0" w:color="000000"/>
            </w:tcBorders>
            <w:shd w:val="clear" w:color="auto" w:fill="FFFFFF"/>
            <w:vAlign w:val="center"/>
          </w:tcPr>
          <w:p w14:paraId="258ECC66"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1376" w:type="dxa"/>
            <w:tcBorders>
              <w:top w:val="nil"/>
              <w:bottom w:val="single" w:sz="16" w:space="0" w:color="000000"/>
            </w:tcBorders>
            <w:shd w:val="clear" w:color="auto" w:fill="FFFFFF"/>
            <w:vAlign w:val="center"/>
          </w:tcPr>
          <w:p w14:paraId="72443A78"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1468" w:type="dxa"/>
            <w:tcBorders>
              <w:top w:val="nil"/>
              <w:bottom w:val="single" w:sz="16" w:space="0" w:color="000000"/>
              <w:right w:val="single" w:sz="16" w:space="0" w:color="000000"/>
            </w:tcBorders>
            <w:shd w:val="clear" w:color="auto" w:fill="FFFFFF"/>
          </w:tcPr>
          <w:p w14:paraId="3E84107E" w14:textId="77777777" w:rsidR="007218DE" w:rsidRPr="003E5BA1" w:rsidRDefault="007218DE" w:rsidP="001748C4">
            <w:pPr>
              <w:spacing w:after="160" w:line="360" w:lineRule="auto"/>
              <w:jc w:val="both"/>
              <w:rPr>
                <w:rFonts w:ascii="Times New Roman" w:hAnsi="Times New Roman" w:cs="Times New Roman"/>
                <w:sz w:val="24"/>
                <w:szCs w:val="24"/>
              </w:rPr>
            </w:pPr>
          </w:p>
        </w:tc>
      </w:tr>
    </w:tbl>
    <w:p w14:paraId="32D0C1FB" w14:textId="77777777" w:rsidR="007218DE" w:rsidRPr="001748C4" w:rsidRDefault="007218DE" w:rsidP="001748C4">
      <w:pPr>
        <w:spacing w:after="160" w:line="360" w:lineRule="auto"/>
        <w:jc w:val="both"/>
        <w:rPr>
          <w:rFonts w:ascii="Times New Roman" w:hAnsi="Times New Roman" w:cs="Times New Roman"/>
          <w:b/>
          <w:bCs/>
          <w:sz w:val="24"/>
          <w:szCs w:val="24"/>
        </w:rPr>
      </w:pPr>
    </w:p>
    <w:p w14:paraId="4D3BA963" w14:textId="3046429D" w:rsidR="004A512C" w:rsidRPr="003E5BA1" w:rsidRDefault="00D25F22" w:rsidP="001748C4">
      <w:pPr>
        <w:spacing w:after="160" w:line="360" w:lineRule="auto"/>
        <w:jc w:val="both"/>
        <w:rPr>
          <w:rFonts w:ascii="Times New Roman" w:hAnsi="Times New Roman" w:cs="Times New Roman"/>
          <w:b/>
          <w:bCs/>
          <w:sz w:val="24"/>
          <w:szCs w:val="24"/>
        </w:rPr>
      </w:pPr>
      <w:r w:rsidRPr="003E5BA1">
        <w:rPr>
          <w:rFonts w:ascii="Times New Roman" w:hAnsi="Times New Roman" w:cs="Times New Roman"/>
          <w:sz w:val="24"/>
          <w:szCs w:val="24"/>
        </w:rPr>
        <w:t>The data in Table 9 indicates that 50% of respondents believe the board of directors evaluates company performance annually, making it the most common frequency. Quarterly evaluations are reported by 24%, showing some commitment to more frequent oversight. Interestingly, 24% of respondents are not sure, which may point to a lack of communication or transparency about board activities. Only 2% say the board never evaluates performance. Overall, while annual reviews are the norm</w:t>
      </w:r>
      <w:r w:rsidRPr="001748C4">
        <w:rPr>
          <w:rFonts w:ascii="Times New Roman" w:hAnsi="Times New Roman" w:cs="Times New Roman"/>
          <w:sz w:val="24"/>
          <w:szCs w:val="24"/>
        </w:rPr>
        <w:t>.</w:t>
      </w:r>
    </w:p>
    <w:p w14:paraId="59293559" w14:textId="77777777" w:rsidR="00D25F22" w:rsidRPr="001748C4" w:rsidRDefault="00D25F22" w:rsidP="003E5BA1">
      <w:pPr>
        <w:pStyle w:val="Heading1"/>
        <w:spacing w:line="360" w:lineRule="auto"/>
        <w:jc w:val="both"/>
        <w:rPr>
          <w:rFonts w:ascii="Times New Roman" w:hAnsi="Times New Roman" w:cs="Times New Roman"/>
        </w:rPr>
      </w:pPr>
      <w:bookmarkStart w:id="166" w:name="_Toc202527995"/>
      <w:r w:rsidRPr="001748C4">
        <w:rPr>
          <w:rFonts w:ascii="Times New Roman" w:hAnsi="Times New Roman" w:cs="Times New Roman"/>
        </w:rPr>
        <w:t>4.3. Effect of Corporate Governance on Profitability</w:t>
      </w:r>
      <w:bookmarkEnd w:id="166"/>
    </w:p>
    <w:p w14:paraId="1CF0736C" w14:textId="77777777" w:rsidR="00D25F22" w:rsidRPr="001748C4" w:rsidRDefault="00D25F22"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This section examines respondents' perceptions of how corporate governance impacts profitability.</w:t>
      </w:r>
    </w:p>
    <w:p w14:paraId="4A3F4D24" w14:textId="77777777" w:rsidR="00D25F22" w:rsidRPr="001748C4" w:rsidRDefault="00D25F22" w:rsidP="003E5BA1">
      <w:pPr>
        <w:pStyle w:val="Heading1"/>
        <w:spacing w:line="360" w:lineRule="auto"/>
        <w:jc w:val="both"/>
        <w:rPr>
          <w:rFonts w:ascii="Times New Roman" w:hAnsi="Times New Roman" w:cs="Times New Roman"/>
        </w:rPr>
      </w:pPr>
      <w:bookmarkStart w:id="167" w:name="_Toc202527996"/>
      <w:r w:rsidRPr="001748C4">
        <w:rPr>
          <w:rFonts w:ascii="Times New Roman" w:hAnsi="Times New Roman" w:cs="Times New Roman"/>
        </w:rPr>
        <w:t>4.3.1. Impact of Corporate Governance on Transparency and Profitability</w:t>
      </w:r>
      <w:bookmarkEnd w:id="167"/>
    </w:p>
    <w:p w14:paraId="2082A4B1" w14:textId="66875285" w:rsidR="00D25F22" w:rsidRPr="001748C4" w:rsidRDefault="00D25F22"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Respondents rated statements on a Likert scale (1–5). The results are in </w:t>
      </w:r>
      <w:r w:rsidR="00C769FD" w:rsidRPr="001748C4">
        <w:rPr>
          <w:rFonts w:ascii="Times New Roman" w:hAnsi="Times New Roman" w:cs="Times New Roman"/>
          <w:sz w:val="24"/>
          <w:szCs w:val="24"/>
        </w:rPr>
        <w:t>table 10</w:t>
      </w:r>
      <w:r w:rsidRPr="001748C4">
        <w:rPr>
          <w:rFonts w:ascii="Times New Roman" w:hAnsi="Times New Roman" w:cs="Times New Roman"/>
          <w:sz w:val="24"/>
          <w:szCs w:val="24"/>
        </w:rPr>
        <w:t>.</w:t>
      </w:r>
    </w:p>
    <w:p w14:paraId="582C61FB" w14:textId="77777777" w:rsidR="003A481A" w:rsidRPr="001748C4" w:rsidRDefault="003A481A" w:rsidP="001748C4">
      <w:pPr>
        <w:spacing w:after="160" w:line="360" w:lineRule="auto"/>
        <w:jc w:val="both"/>
        <w:rPr>
          <w:rFonts w:ascii="Times New Roman" w:hAnsi="Times New Roman" w:cs="Times New Roman"/>
          <w:b/>
          <w:bCs/>
          <w:sz w:val="24"/>
          <w:szCs w:val="24"/>
        </w:rPr>
      </w:pPr>
    </w:p>
    <w:p w14:paraId="1EDA2237" w14:textId="1AF1427F" w:rsidR="003C0A9C" w:rsidRPr="00872BC3" w:rsidRDefault="00872BC3" w:rsidP="00872BC3">
      <w:pPr>
        <w:pStyle w:val="Caption"/>
        <w:keepNext/>
        <w:jc w:val="both"/>
        <w:rPr>
          <w:rFonts w:ascii="Times New Roman" w:hAnsi="Times New Roman" w:cs="Times New Roman"/>
          <w:color w:val="auto"/>
          <w:sz w:val="24"/>
          <w:szCs w:val="24"/>
        </w:rPr>
      </w:pPr>
      <w:bookmarkStart w:id="168" w:name="_Toc202527049"/>
      <w:r w:rsidRPr="00872BC3">
        <w:rPr>
          <w:rFonts w:ascii="Times New Roman" w:hAnsi="Times New Roman" w:cs="Times New Roman"/>
          <w:color w:val="auto"/>
          <w:sz w:val="24"/>
          <w:szCs w:val="24"/>
        </w:rPr>
        <w:lastRenderedPageBreak/>
        <w:t xml:space="preserve">Table </w:t>
      </w:r>
      <w:r w:rsidRPr="00872BC3">
        <w:rPr>
          <w:rFonts w:ascii="Times New Roman" w:hAnsi="Times New Roman" w:cs="Times New Roman"/>
          <w:color w:val="auto"/>
          <w:sz w:val="24"/>
          <w:szCs w:val="24"/>
        </w:rPr>
        <w:fldChar w:fldCharType="begin"/>
      </w:r>
      <w:r w:rsidRPr="00872BC3">
        <w:rPr>
          <w:rFonts w:ascii="Times New Roman" w:hAnsi="Times New Roman" w:cs="Times New Roman"/>
          <w:color w:val="auto"/>
          <w:sz w:val="24"/>
          <w:szCs w:val="24"/>
        </w:rPr>
        <w:instrText xml:space="preserve"> SEQ Table \* ARABIC </w:instrText>
      </w:r>
      <w:r w:rsidRPr="00872BC3">
        <w:rPr>
          <w:rFonts w:ascii="Times New Roman" w:hAnsi="Times New Roman" w:cs="Times New Roman"/>
          <w:color w:val="auto"/>
          <w:sz w:val="24"/>
          <w:szCs w:val="24"/>
        </w:rPr>
        <w:fldChar w:fldCharType="separate"/>
      </w:r>
      <w:r w:rsidRPr="00872BC3">
        <w:rPr>
          <w:rFonts w:ascii="Times New Roman" w:hAnsi="Times New Roman" w:cs="Times New Roman"/>
          <w:noProof/>
          <w:color w:val="auto"/>
          <w:sz w:val="24"/>
          <w:szCs w:val="24"/>
        </w:rPr>
        <w:t>10</w:t>
      </w:r>
      <w:r w:rsidRPr="00872BC3">
        <w:rPr>
          <w:rFonts w:ascii="Times New Roman" w:hAnsi="Times New Roman" w:cs="Times New Roman"/>
          <w:color w:val="auto"/>
          <w:sz w:val="24"/>
          <w:szCs w:val="24"/>
        </w:rPr>
        <w:fldChar w:fldCharType="end"/>
      </w:r>
      <w:r w:rsidR="00D25F22" w:rsidRPr="00872BC3">
        <w:rPr>
          <w:rFonts w:ascii="Times New Roman" w:hAnsi="Times New Roman" w:cs="Times New Roman"/>
          <w:color w:val="auto"/>
          <w:sz w:val="24"/>
          <w:szCs w:val="24"/>
        </w:rPr>
        <w:t>:</w:t>
      </w:r>
      <w:r w:rsidR="00C769FD" w:rsidRPr="00872BC3">
        <w:rPr>
          <w:rFonts w:ascii="Times New Roman" w:hAnsi="Times New Roman" w:cs="Times New Roman"/>
          <w:color w:val="auto"/>
          <w:sz w:val="24"/>
          <w:szCs w:val="24"/>
        </w:rPr>
        <w:t xml:space="preserve"> </w:t>
      </w:r>
      <w:r w:rsidR="00692CE1" w:rsidRPr="00872BC3">
        <w:rPr>
          <w:rFonts w:ascii="Times New Roman" w:hAnsi="Times New Roman" w:cs="Times New Roman"/>
          <w:b w:val="0"/>
          <w:bCs w:val="0"/>
          <w:color w:val="auto"/>
          <w:sz w:val="24"/>
          <w:szCs w:val="24"/>
        </w:rPr>
        <w:t>Perceived Impact of Corporate Governance on Profitability</w:t>
      </w:r>
      <w:bookmarkEnd w:id="168"/>
    </w:p>
    <w:tbl>
      <w:tblPr>
        <w:tblW w:w="7380" w:type="dxa"/>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808"/>
        <w:gridCol w:w="2322"/>
        <w:gridCol w:w="900"/>
        <w:gridCol w:w="1350"/>
      </w:tblGrid>
      <w:tr w:rsidR="003C0A9C" w:rsidRPr="001748C4" w14:paraId="0AC4062A" w14:textId="77777777" w:rsidTr="003E5BA1">
        <w:trPr>
          <w:cantSplit/>
        </w:trPr>
        <w:tc>
          <w:tcPr>
            <w:tcW w:w="5130" w:type="dxa"/>
            <w:gridSpan w:val="2"/>
            <w:tcBorders>
              <w:top w:val="single" w:sz="16" w:space="0" w:color="000000"/>
              <w:left w:val="single" w:sz="16" w:space="0" w:color="000000"/>
              <w:bottom w:val="single" w:sz="16" w:space="0" w:color="000000"/>
              <w:right w:val="nil"/>
            </w:tcBorders>
            <w:shd w:val="clear" w:color="auto" w:fill="FFFFFF"/>
          </w:tcPr>
          <w:p w14:paraId="315F508D" w14:textId="0CBD2B7F" w:rsidR="003C0A9C" w:rsidRPr="001748C4" w:rsidRDefault="006E657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Statements</w:t>
            </w:r>
          </w:p>
        </w:tc>
        <w:tc>
          <w:tcPr>
            <w:tcW w:w="900" w:type="dxa"/>
            <w:tcBorders>
              <w:top w:val="single" w:sz="16" w:space="0" w:color="000000"/>
              <w:left w:val="single" w:sz="16" w:space="0" w:color="000000"/>
              <w:bottom w:val="single" w:sz="16" w:space="0" w:color="000000"/>
            </w:tcBorders>
            <w:shd w:val="clear" w:color="auto" w:fill="FFFFFF"/>
          </w:tcPr>
          <w:p w14:paraId="30A21062"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Count</w:t>
            </w:r>
          </w:p>
        </w:tc>
        <w:tc>
          <w:tcPr>
            <w:tcW w:w="1350" w:type="dxa"/>
            <w:tcBorders>
              <w:top w:val="single" w:sz="16" w:space="0" w:color="000000"/>
              <w:bottom w:val="single" w:sz="16" w:space="0" w:color="000000"/>
              <w:right w:val="single" w:sz="16" w:space="0" w:color="000000"/>
            </w:tcBorders>
            <w:shd w:val="clear" w:color="auto" w:fill="FFFFFF"/>
          </w:tcPr>
          <w:p w14:paraId="545B4D4D"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Table N %</w:t>
            </w:r>
          </w:p>
        </w:tc>
      </w:tr>
      <w:tr w:rsidR="003E5BA1" w:rsidRPr="001748C4" w14:paraId="34885FFE" w14:textId="77777777" w:rsidTr="003E5BA1">
        <w:trPr>
          <w:cantSplit/>
        </w:trPr>
        <w:tc>
          <w:tcPr>
            <w:tcW w:w="2808" w:type="dxa"/>
            <w:vMerge w:val="restart"/>
            <w:tcBorders>
              <w:top w:val="single" w:sz="16" w:space="0" w:color="000000"/>
              <w:left w:val="single" w:sz="16" w:space="0" w:color="000000"/>
              <w:bottom w:val="nil"/>
              <w:right w:val="single" w:sz="4" w:space="0" w:color="auto"/>
            </w:tcBorders>
            <w:shd w:val="clear" w:color="auto" w:fill="FFFFFF"/>
            <w:vAlign w:val="center"/>
          </w:tcPr>
          <w:p w14:paraId="2A563150"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Corporate governance has improved transparency and accountability.</w:t>
            </w:r>
          </w:p>
        </w:tc>
        <w:tc>
          <w:tcPr>
            <w:tcW w:w="2322" w:type="dxa"/>
            <w:tcBorders>
              <w:top w:val="single" w:sz="16" w:space="0" w:color="000000"/>
              <w:left w:val="single" w:sz="4" w:space="0" w:color="auto"/>
              <w:bottom w:val="nil"/>
              <w:right w:val="single" w:sz="16" w:space="0" w:color="000000"/>
            </w:tcBorders>
            <w:shd w:val="clear" w:color="auto" w:fill="FFFFFF"/>
            <w:vAlign w:val="center"/>
          </w:tcPr>
          <w:p w14:paraId="47AE81F5" w14:textId="38AA8C45"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Strongly Disagree</w:t>
            </w:r>
          </w:p>
        </w:tc>
        <w:tc>
          <w:tcPr>
            <w:tcW w:w="900" w:type="dxa"/>
            <w:tcBorders>
              <w:top w:val="single" w:sz="16" w:space="0" w:color="000000"/>
              <w:left w:val="single" w:sz="16" w:space="0" w:color="000000"/>
              <w:bottom w:val="nil"/>
            </w:tcBorders>
            <w:shd w:val="clear" w:color="auto" w:fill="FFFFFF"/>
            <w:vAlign w:val="center"/>
          </w:tcPr>
          <w:p w14:paraId="0CBC812E"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w:t>
            </w:r>
          </w:p>
        </w:tc>
        <w:tc>
          <w:tcPr>
            <w:tcW w:w="1350" w:type="dxa"/>
            <w:tcBorders>
              <w:top w:val="single" w:sz="16" w:space="0" w:color="000000"/>
              <w:bottom w:val="nil"/>
              <w:right w:val="single" w:sz="16" w:space="0" w:color="000000"/>
            </w:tcBorders>
            <w:shd w:val="clear" w:color="auto" w:fill="FFFFFF"/>
            <w:vAlign w:val="center"/>
          </w:tcPr>
          <w:p w14:paraId="36B467C7"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0.0%</w:t>
            </w:r>
          </w:p>
        </w:tc>
      </w:tr>
      <w:tr w:rsidR="003E5BA1" w:rsidRPr="001748C4" w14:paraId="07C4A498" w14:textId="77777777" w:rsidTr="003E5BA1">
        <w:trPr>
          <w:cantSplit/>
        </w:trPr>
        <w:tc>
          <w:tcPr>
            <w:tcW w:w="2808" w:type="dxa"/>
            <w:vMerge/>
            <w:tcBorders>
              <w:top w:val="single" w:sz="16" w:space="0" w:color="000000"/>
              <w:left w:val="single" w:sz="16" w:space="0" w:color="000000"/>
              <w:bottom w:val="nil"/>
              <w:right w:val="single" w:sz="4" w:space="0" w:color="auto"/>
            </w:tcBorders>
            <w:shd w:val="clear" w:color="auto" w:fill="FFFFFF"/>
            <w:vAlign w:val="center"/>
          </w:tcPr>
          <w:p w14:paraId="479CF522"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2322" w:type="dxa"/>
            <w:tcBorders>
              <w:top w:val="nil"/>
              <w:left w:val="single" w:sz="4" w:space="0" w:color="auto"/>
              <w:bottom w:val="nil"/>
              <w:right w:val="single" w:sz="16" w:space="0" w:color="000000"/>
            </w:tcBorders>
            <w:shd w:val="clear" w:color="auto" w:fill="FFFFFF"/>
            <w:vAlign w:val="center"/>
          </w:tcPr>
          <w:p w14:paraId="6B74F13D" w14:textId="17AA0F93"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Disagree</w:t>
            </w:r>
          </w:p>
        </w:tc>
        <w:tc>
          <w:tcPr>
            <w:tcW w:w="900" w:type="dxa"/>
            <w:tcBorders>
              <w:top w:val="nil"/>
              <w:left w:val="single" w:sz="16" w:space="0" w:color="000000"/>
              <w:bottom w:val="nil"/>
            </w:tcBorders>
            <w:shd w:val="clear" w:color="auto" w:fill="FFFFFF"/>
            <w:vAlign w:val="center"/>
          </w:tcPr>
          <w:p w14:paraId="0057B3D7"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w:t>
            </w:r>
          </w:p>
        </w:tc>
        <w:tc>
          <w:tcPr>
            <w:tcW w:w="1350" w:type="dxa"/>
            <w:tcBorders>
              <w:top w:val="nil"/>
              <w:bottom w:val="nil"/>
              <w:right w:val="single" w:sz="16" w:space="0" w:color="000000"/>
            </w:tcBorders>
            <w:shd w:val="clear" w:color="auto" w:fill="FFFFFF"/>
            <w:vAlign w:val="center"/>
          </w:tcPr>
          <w:p w14:paraId="3F9AEA31"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0.0%</w:t>
            </w:r>
          </w:p>
        </w:tc>
      </w:tr>
      <w:tr w:rsidR="003E5BA1" w:rsidRPr="001748C4" w14:paraId="6D459397" w14:textId="77777777" w:rsidTr="003E5BA1">
        <w:trPr>
          <w:cantSplit/>
        </w:trPr>
        <w:tc>
          <w:tcPr>
            <w:tcW w:w="2808" w:type="dxa"/>
            <w:vMerge/>
            <w:tcBorders>
              <w:top w:val="single" w:sz="16" w:space="0" w:color="000000"/>
              <w:left w:val="single" w:sz="16" w:space="0" w:color="000000"/>
              <w:bottom w:val="nil"/>
              <w:right w:val="single" w:sz="4" w:space="0" w:color="auto"/>
            </w:tcBorders>
            <w:shd w:val="clear" w:color="auto" w:fill="FFFFFF"/>
            <w:vAlign w:val="center"/>
          </w:tcPr>
          <w:p w14:paraId="52F1BF7E"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2322" w:type="dxa"/>
            <w:tcBorders>
              <w:top w:val="nil"/>
              <w:left w:val="single" w:sz="4" w:space="0" w:color="auto"/>
              <w:bottom w:val="nil"/>
              <w:right w:val="single" w:sz="16" w:space="0" w:color="000000"/>
            </w:tcBorders>
            <w:shd w:val="clear" w:color="auto" w:fill="FFFFFF"/>
            <w:vAlign w:val="center"/>
          </w:tcPr>
          <w:p w14:paraId="1F4C30F9" w14:textId="4981552E"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Neutral</w:t>
            </w:r>
          </w:p>
        </w:tc>
        <w:tc>
          <w:tcPr>
            <w:tcW w:w="900" w:type="dxa"/>
            <w:tcBorders>
              <w:top w:val="nil"/>
              <w:left w:val="single" w:sz="16" w:space="0" w:color="000000"/>
              <w:bottom w:val="nil"/>
            </w:tcBorders>
            <w:shd w:val="clear" w:color="auto" w:fill="FFFFFF"/>
            <w:vAlign w:val="center"/>
          </w:tcPr>
          <w:p w14:paraId="48FF7F06"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11</w:t>
            </w:r>
          </w:p>
        </w:tc>
        <w:tc>
          <w:tcPr>
            <w:tcW w:w="1350" w:type="dxa"/>
            <w:tcBorders>
              <w:top w:val="nil"/>
              <w:bottom w:val="nil"/>
              <w:right w:val="single" w:sz="16" w:space="0" w:color="000000"/>
            </w:tcBorders>
            <w:shd w:val="clear" w:color="auto" w:fill="FFFFFF"/>
            <w:vAlign w:val="center"/>
          </w:tcPr>
          <w:p w14:paraId="0CB8D65C"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22.0%</w:t>
            </w:r>
          </w:p>
        </w:tc>
      </w:tr>
      <w:tr w:rsidR="003E5BA1" w:rsidRPr="001748C4" w14:paraId="09B584F1" w14:textId="77777777" w:rsidTr="003E5BA1">
        <w:trPr>
          <w:cantSplit/>
        </w:trPr>
        <w:tc>
          <w:tcPr>
            <w:tcW w:w="2808" w:type="dxa"/>
            <w:vMerge/>
            <w:tcBorders>
              <w:top w:val="single" w:sz="16" w:space="0" w:color="000000"/>
              <w:left w:val="single" w:sz="16" w:space="0" w:color="000000"/>
              <w:bottom w:val="nil"/>
              <w:right w:val="single" w:sz="4" w:space="0" w:color="auto"/>
            </w:tcBorders>
            <w:shd w:val="clear" w:color="auto" w:fill="FFFFFF"/>
            <w:vAlign w:val="center"/>
          </w:tcPr>
          <w:p w14:paraId="7FD89546"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2322" w:type="dxa"/>
            <w:tcBorders>
              <w:top w:val="nil"/>
              <w:left w:val="single" w:sz="4" w:space="0" w:color="auto"/>
              <w:bottom w:val="nil"/>
              <w:right w:val="single" w:sz="16" w:space="0" w:color="000000"/>
            </w:tcBorders>
            <w:shd w:val="clear" w:color="auto" w:fill="FFFFFF"/>
            <w:vAlign w:val="center"/>
          </w:tcPr>
          <w:p w14:paraId="32E3A06E" w14:textId="59268AB0"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Agree</w:t>
            </w:r>
          </w:p>
        </w:tc>
        <w:tc>
          <w:tcPr>
            <w:tcW w:w="900" w:type="dxa"/>
            <w:tcBorders>
              <w:top w:val="nil"/>
              <w:left w:val="single" w:sz="16" w:space="0" w:color="000000"/>
              <w:bottom w:val="nil"/>
            </w:tcBorders>
            <w:shd w:val="clear" w:color="auto" w:fill="FFFFFF"/>
            <w:vAlign w:val="center"/>
          </w:tcPr>
          <w:p w14:paraId="618E7B7E"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15</w:t>
            </w:r>
          </w:p>
        </w:tc>
        <w:tc>
          <w:tcPr>
            <w:tcW w:w="1350" w:type="dxa"/>
            <w:tcBorders>
              <w:top w:val="nil"/>
              <w:bottom w:val="nil"/>
              <w:right w:val="single" w:sz="16" w:space="0" w:color="000000"/>
            </w:tcBorders>
            <w:shd w:val="clear" w:color="auto" w:fill="FFFFFF"/>
            <w:vAlign w:val="center"/>
          </w:tcPr>
          <w:p w14:paraId="32248151"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30.0%</w:t>
            </w:r>
          </w:p>
        </w:tc>
      </w:tr>
      <w:tr w:rsidR="003E5BA1" w:rsidRPr="001748C4" w14:paraId="7F76B611" w14:textId="77777777" w:rsidTr="003E5BA1">
        <w:trPr>
          <w:cantSplit/>
        </w:trPr>
        <w:tc>
          <w:tcPr>
            <w:tcW w:w="2808" w:type="dxa"/>
            <w:vMerge/>
            <w:tcBorders>
              <w:top w:val="single" w:sz="16" w:space="0" w:color="000000"/>
              <w:left w:val="single" w:sz="16" w:space="0" w:color="000000"/>
              <w:bottom w:val="single" w:sz="4" w:space="0" w:color="auto"/>
              <w:right w:val="single" w:sz="4" w:space="0" w:color="auto"/>
            </w:tcBorders>
            <w:shd w:val="clear" w:color="auto" w:fill="FFFFFF"/>
            <w:vAlign w:val="center"/>
          </w:tcPr>
          <w:p w14:paraId="389C8004"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2322" w:type="dxa"/>
            <w:tcBorders>
              <w:top w:val="nil"/>
              <w:left w:val="single" w:sz="4" w:space="0" w:color="auto"/>
              <w:bottom w:val="single" w:sz="4" w:space="0" w:color="auto"/>
              <w:right w:val="single" w:sz="16" w:space="0" w:color="000000"/>
            </w:tcBorders>
            <w:shd w:val="clear" w:color="auto" w:fill="FFFFFF"/>
            <w:vAlign w:val="center"/>
          </w:tcPr>
          <w:p w14:paraId="66E7E61A" w14:textId="7C6BDD3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Strongly Agree</w:t>
            </w:r>
          </w:p>
        </w:tc>
        <w:tc>
          <w:tcPr>
            <w:tcW w:w="900" w:type="dxa"/>
            <w:tcBorders>
              <w:top w:val="nil"/>
              <w:left w:val="single" w:sz="16" w:space="0" w:color="000000"/>
              <w:bottom w:val="single" w:sz="4" w:space="0" w:color="auto"/>
            </w:tcBorders>
            <w:shd w:val="clear" w:color="auto" w:fill="FFFFFF"/>
            <w:vAlign w:val="center"/>
          </w:tcPr>
          <w:p w14:paraId="69736CAD"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24</w:t>
            </w:r>
          </w:p>
        </w:tc>
        <w:tc>
          <w:tcPr>
            <w:tcW w:w="1350" w:type="dxa"/>
            <w:tcBorders>
              <w:top w:val="nil"/>
              <w:bottom w:val="single" w:sz="4" w:space="0" w:color="auto"/>
              <w:right w:val="single" w:sz="16" w:space="0" w:color="000000"/>
            </w:tcBorders>
            <w:shd w:val="clear" w:color="auto" w:fill="FFFFFF"/>
            <w:vAlign w:val="center"/>
          </w:tcPr>
          <w:p w14:paraId="0C1D2502"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48.0%</w:t>
            </w:r>
          </w:p>
        </w:tc>
      </w:tr>
      <w:tr w:rsidR="003E5BA1" w:rsidRPr="001748C4" w14:paraId="2BBBAF23" w14:textId="77777777" w:rsidTr="003E5BA1">
        <w:trPr>
          <w:cantSplit/>
        </w:trPr>
        <w:tc>
          <w:tcPr>
            <w:tcW w:w="2808" w:type="dxa"/>
            <w:vMerge w:val="restart"/>
            <w:tcBorders>
              <w:top w:val="single" w:sz="4" w:space="0" w:color="auto"/>
              <w:left w:val="single" w:sz="16" w:space="0" w:color="000000"/>
              <w:bottom w:val="nil"/>
              <w:right w:val="single" w:sz="4" w:space="0" w:color="auto"/>
            </w:tcBorders>
            <w:shd w:val="clear" w:color="auto" w:fill="FFFFFF"/>
            <w:vAlign w:val="center"/>
          </w:tcPr>
          <w:p w14:paraId="7EE10AFB" w14:textId="4D75092B"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Good governance has led   to increased profitability</w:t>
            </w:r>
          </w:p>
        </w:tc>
        <w:tc>
          <w:tcPr>
            <w:tcW w:w="2322" w:type="dxa"/>
            <w:tcBorders>
              <w:top w:val="single" w:sz="4" w:space="0" w:color="auto"/>
              <w:left w:val="single" w:sz="4" w:space="0" w:color="auto"/>
              <w:bottom w:val="nil"/>
              <w:right w:val="single" w:sz="16" w:space="0" w:color="000000"/>
            </w:tcBorders>
            <w:shd w:val="clear" w:color="auto" w:fill="FFFFFF"/>
            <w:vAlign w:val="center"/>
          </w:tcPr>
          <w:p w14:paraId="1A6F45E8" w14:textId="2BADEE86"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Strongly Disagree</w:t>
            </w:r>
          </w:p>
        </w:tc>
        <w:tc>
          <w:tcPr>
            <w:tcW w:w="900" w:type="dxa"/>
            <w:tcBorders>
              <w:top w:val="single" w:sz="4" w:space="0" w:color="auto"/>
              <w:left w:val="single" w:sz="16" w:space="0" w:color="000000"/>
              <w:bottom w:val="nil"/>
            </w:tcBorders>
            <w:shd w:val="clear" w:color="auto" w:fill="FFFFFF"/>
            <w:vAlign w:val="center"/>
          </w:tcPr>
          <w:p w14:paraId="39D99F89"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w:t>
            </w:r>
          </w:p>
        </w:tc>
        <w:tc>
          <w:tcPr>
            <w:tcW w:w="1350" w:type="dxa"/>
            <w:tcBorders>
              <w:top w:val="single" w:sz="4" w:space="0" w:color="auto"/>
              <w:bottom w:val="nil"/>
              <w:right w:val="single" w:sz="16" w:space="0" w:color="000000"/>
            </w:tcBorders>
            <w:shd w:val="clear" w:color="auto" w:fill="FFFFFF"/>
            <w:vAlign w:val="center"/>
          </w:tcPr>
          <w:p w14:paraId="6CCA24D5"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0.0%</w:t>
            </w:r>
          </w:p>
        </w:tc>
      </w:tr>
      <w:tr w:rsidR="003E5BA1" w:rsidRPr="001748C4" w14:paraId="4E0AB7F8" w14:textId="77777777" w:rsidTr="003E5BA1">
        <w:trPr>
          <w:cantSplit/>
        </w:trPr>
        <w:tc>
          <w:tcPr>
            <w:tcW w:w="2808" w:type="dxa"/>
            <w:vMerge/>
            <w:tcBorders>
              <w:top w:val="nil"/>
              <w:left w:val="single" w:sz="16" w:space="0" w:color="000000"/>
              <w:bottom w:val="nil"/>
              <w:right w:val="single" w:sz="4" w:space="0" w:color="auto"/>
            </w:tcBorders>
            <w:shd w:val="clear" w:color="auto" w:fill="FFFFFF"/>
            <w:vAlign w:val="center"/>
          </w:tcPr>
          <w:p w14:paraId="24C9B51B"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2322" w:type="dxa"/>
            <w:tcBorders>
              <w:top w:val="nil"/>
              <w:left w:val="single" w:sz="4" w:space="0" w:color="auto"/>
              <w:bottom w:val="nil"/>
              <w:right w:val="single" w:sz="16" w:space="0" w:color="000000"/>
            </w:tcBorders>
            <w:shd w:val="clear" w:color="auto" w:fill="FFFFFF"/>
            <w:vAlign w:val="center"/>
          </w:tcPr>
          <w:p w14:paraId="6935A320" w14:textId="17C50410"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Disagree</w:t>
            </w:r>
          </w:p>
        </w:tc>
        <w:tc>
          <w:tcPr>
            <w:tcW w:w="900" w:type="dxa"/>
            <w:tcBorders>
              <w:top w:val="nil"/>
              <w:left w:val="single" w:sz="16" w:space="0" w:color="000000"/>
              <w:bottom w:val="nil"/>
            </w:tcBorders>
            <w:shd w:val="clear" w:color="auto" w:fill="FFFFFF"/>
            <w:vAlign w:val="center"/>
          </w:tcPr>
          <w:p w14:paraId="49BFE60E"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w:t>
            </w:r>
          </w:p>
        </w:tc>
        <w:tc>
          <w:tcPr>
            <w:tcW w:w="1350" w:type="dxa"/>
            <w:tcBorders>
              <w:top w:val="nil"/>
              <w:bottom w:val="nil"/>
              <w:right w:val="single" w:sz="16" w:space="0" w:color="000000"/>
            </w:tcBorders>
            <w:shd w:val="clear" w:color="auto" w:fill="FFFFFF"/>
            <w:vAlign w:val="center"/>
          </w:tcPr>
          <w:p w14:paraId="61E98259"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0.0%</w:t>
            </w:r>
          </w:p>
        </w:tc>
      </w:tr>
      <w:tr w:rsidR="003E5BA1" w:rsidRPr="001748C4" w14:paraId="1E069675" w14:textId="77777777" w:rsidTr="003E5BA1">
        <w:trPr>
          <w:cantSplit/>
        </w:trPr>
        <w:tc>
          <w:tcPr>
            <w:tcW w:w="2808" w:type="dxa"/>
            <w:vMerge/>
            <w:tcBorders>
              <w:top w:val="nil"/>
              <w:left w:val="single" w:sz="16" w:space="0" w:color="000000"/>
              <w:bottom w:val="nil"/>
              <w:right w:val="single" w:sz="4" w:space="0" w:color="auto"/>
            </w:tcBorders>
            <w:shd w:val="clear" w:color="auto" w:fill="FFFFFF"/>
            <w:vAlign w:val="center"/>
          </w:tcPr>
          <w:p w14:paraId="1B669BE2"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2322" w:type="dxa"/>
            <w:tcBorders>
              <w:top w:val="nil"/>
              <w:left w:val="single" w:sz="4" w:space="0" w:color="auto"/>
              <w:bottom w:val="nil"/>
              <w:right w:val="single" w:sz="16" w:space="0" w:color="000000"/>
            </w:tcBorders>
            <w:shd w:val="clear" w:color="auto" w:fill="FFFFFF"/>
            <w:vAlign w:val="center"/>
          </w:tcPr>
          <w:p w14:paraId="4A76DC15" w14:textId="68F23C81"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Neutral</w:t>
            </w:r>
          </w:p>
        </w:tc>
        <w:tc>
          <w:tcPr>
            <w:tcW w:w="900" w:type="dxa"/>
            <w:tcBorders>
              <w:top w:val="nil"/>
              <w:left w:val="single" w:sz="16" w:space="0" w:color="000000"/>
              <w:bottom w:val="nil"/>
            </w:tcBorders>
            <w:shd w:val="clear" w:color="auto" w:fill="FFFFFF"/>
            <w:vAlign w:val="center"/>
          </w:tcPr>
          <w:p w14:paraId="4CE5E732"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10</w:t>
            </w:r>
          </w:p>
        </w:tc>
        <w:tc>
          <w:tcPr>
            <w:tcW w:w="1350" w:type="dxa"/>
            <w:tcBorders>
              <w:top w:val="nil"/>
              <w:bottom w:val="nil"/>
              <w:right w:val="single" w:sz="16" w:space="0" w:color="000000"/>
            </w:tcBorders>
            <w:shd w:val="clear" w:color="auto" w:fill="FFFFFF"/>
            <w:vAlign w:val="center"/>
          </w:tcPr>
          <w:p w14:paraId="2AE353A4"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20.0%</w:t>
            </w:r>
          </w:p>
        </w:tc>
      </w:tr>
      <w:tr w:rsidR="003E5BA1" w:rsidRPr="001748C4" w14:paraId="6B8452F6" w14:textId="77777777" w:rsidTr="003E5BA1">
        <w:trPr>
          <w:cantSplit/>
        </w:trPr>
        <w:tc>
          <w:tcPr>
            <w:tcW w:w="2808" w:type="dxa"/>
            <w:vMerge/>
            <w:tcBorders>
              <w:top w:val="nil"/>
              <w:left w:val="single" w:sz="16" w:space="0" w:color="000000"/>
              <w:bottom w:val="nil"/>
              <w:right w:val="single" w:sz="4" w:space="0" w:color="auto"/>
            </w:tcBorders>
            <w:shd w:val="clear" w:color="auto" w:fill="FFFFFF"/>
            <w:vAlign w:val="center"/>
          </w:tcPr>
          <w:p w14:paraId="6E8AB962"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2322" w:type="dxa"/>
            <w:tcBorders>
              <w:top w:val="nil"/>
              <w:left w:val="single" w:sz="4" w:space="0" w:color="auto"/>
              <w:bottom w:val="nil"/>
              <w:right w:val="single" w:sz="16" w:space="0" w:color="000000"/>
            </w:tcBorders>
            <w:shd w:val="clear" w:color="auto" w:fill="FFFFFF"/>
            <w:vAlign w:val="center"/>
          </w:tcPr>
          <w:p w14:paraId="5AF6DFB5" w14:textId="01F67C79"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Agree</w:t>
            </w:r>
          </w:p>
        </w:tc>
        <w:tc>
          <w:tcPr>
            <w:tcW w:w="900" w:type="dxa"/>
            <w:tcBorders>
              <w:top w:val="nil"/>
              <w:left w:val="single" w:sz="16" w:space="0" w:color="000000"/>
              <w:bottom w:val="nil"/>
            </w:tcBorders>
            <w:shd w:val="clear" w:color="auto" w:fill="FFFFFF"/>
            <w:vAlign w:val="center"/>
          </w:tcPr>
          <w:p w14:paraId="4BF10D60"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19</w:t>
            </w:r>
          </w:p>
        </w:tc>
        <w:tc>
          <w:tcPr>
            <w:tcW w:w="1350" w:type="dxa"/>
            <w:tcBorders>
              <w:top w:val="nil"/>
              <w:bottom w:val="nil"/>
              <w:right w:val="single" w:sz="16" w:space="0" w:color="000000"/>
            </w:tcBorders>
            <w:shd w:val="clear" w:color="auto" w:fill="FFFFFF"/>
            <w:vAlign w:val="center"/>
          </w:tcPr>
          <w:p w14:paraId="799B07EB"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38.0%</w:t>
            </w:r>
          </w:p>
        </w:tc>
      </w:tr>
      <w:tr w:rsidR="003E5BA1" w:rsidRPr="001748C4" w14:paraId="7666FB8B" w14:textId="77777777" w:rsidTr="003E5BA1">
        <w:trPr>
          <w:cantSplit/>
        </w:trPr>
        <w:tc>
          <w:tcPr>
            <w:tcW w:w="2808" w:type="dxa"/>
            <w:vMerge/>
            <w:tcBorders>
              <w:top w:val="nil"/>
              <w:left w:val="single" w:sz="16" w:space="0" w:color="000000"/>
              <w:bottom w:val="single" w:sz="4" w:space="0" w:color="auto"/>
              <w:right w:val="single" w:sz="4" w:space="0" w:color="auto"/>
            </w:tcBorders>
            <w:shd w:val="clear" w:color="auto" w:fill="FFFFFF"/>
            <w:vAlign w:val="center"/>
          </w:tcPr>
          <w:p w14:paraId="4B471810"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2322" w:type="dxa"/>
            <w:tcBorders>
              <w:top w:val="nil"/>
              <w:left w:val="single" w:sz="4" w:space="0" w:color="auto"/>
              <w:bottom w:val="single" w:sz="4" w:space="0" w:color="auto"/>
              <w:right w:val="single" w:sz="16" w:space="0" w:color="000000"/>
            </w:tcBorders>
            <w:shd w:val="clear" w:color="auto" w:fill="FFFFFF"/>
            <w:vAlign w:val="center"/>
          </w:tcPr>
          <w:p w14:paraId="01730152" w14:textId="271719B1"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Strongly Agree</w:t>
            </w:r>
          </w:p>
        </w:tc>
        <w:tc>
          <w:tcPr>
            <w:tcW w:w="900" w:type="dxa"/>
            <w:tcBorders>
              <w:top w:val="nil"/>
              <w:left w:val="single" w:sz="16" w:space="0" w:color="000000"/>
              <w:bottom w:val="single" w:sz="4" w:space="0" w:color="auto"/>
            </w:tcBorders>
            <w:shd w:val="clear" w:color="auto" w:fill="FFFFFF"/>
            <w:vAlign w:val="center"/>
          </w:tcPr>
          <w:p w14:paraId="340662A8"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21</w:t>
            </w:r>
          </w:p>
        </w:tc>
        <w:tc>
          <w:tcPr>
            <w:tcW w:w="1350" w:type="dxa"/>
            <w:tcBorders>
              <w:top w:val="nil"/>
              <w:bottom w:val="single" w:sz="4" w:space="0" w:color="auto"/>
              <w:right w:val="single" w:sz="16" w:space="0" w:color="000000"/>
            </w:tcBorders>
            <w:shd w:val="clear" w:color="auto" w:fill="FFFFFF"/>
            <w:vAlign w:val="center"/>
          </w:tcPr>
          <w:p w14:paraId="7403A5E4"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42.0%</w:t>
            </w:r>
          </w:p>
        </w:tc>
      </w:tr>
      <w:tr w:rsidR="003E5BA1" w:rsidRPr="001748C4" w14:paraId="5AF8B4C2" w14:textId="77777777" w:rsidTr="003E5BA1">
        <w:trPr>
          <w:cantSplit/>
        </w:trPr>
        <w:tc>
          <w:tcPr>
            <w:tcW w:w="2808" w:type="dxa"/>
            <w:vMerge w:val="restart"/>
            <w:tcBorders>
              <w:top w:val="single" w:sz="4" w:space="0" w:color="auto"/>
              <w:left w:val="single" w:sz="16" w:space="0" w:color="000000"/>
              <w:bottom w:val="nil"/>
              <w:right w:val="single" w:sz="4" w:space="0" w:color="auto"/>
            </w:tcBorders>
            <w:shd w:val="clear" w:color="auto" w:fill="FFFFFF"/>
            <w:vAlign w:val="center"/>
          </w:tcPr>
          <w:p w14:paraId="59FA71E6"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Risk management practices help minimize financial losses</w:t>
            </w:r>
          </w:p>
        </w:tc>
        <w:tc>
          <w:tcPr>
            <w:tcW w:w="2322" w:type="dxa"/>
            <w:tcBorders>
              <w:top w:val="single" w:sz="4" w:space="0" w:color="auto"/>
              <w:left w:val="single" w:sz="4" w:space="0" w:color="auto"/>
              <w:bottom w:val="nil"/>
              <w:right w:val="single" w:sz="16" w:space="0" w:color="000000"/>
            </w:tcBorders>
            <w:shd w:val="clear" w:color="auto" w:fill="FFFFFF"/>
            <w:vAlign w:val="center"/>
          </w:tcPr>
          <w:p w14:paraId="77F06390" w14:textId="1D2197F6"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Strongly Disagree</w:t>
            </w:r>
          </w:p>
        </w:tc>
        <w:tc>
          <w:tcPr>
            <w:tcW w:w="900" w:type="dxa"/>
            <w:tcBorders>
              <w:top w:val="single" w:sz="4" w:space="0" w:color="auto"/>
              <w:left w:val="single" w:sz="16" w:space="0" w:color="000000"/>
              <w:bottom w:val="nil"/>
            </w:tcBorders>
            <w:shd w:val="clear" w:color="auto" w:fill="FFFFFF"/>
            <w:vAlign w:val="center"/>
          </w:tcPr>
          <w:p w14:paraId="5C287170"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w:t>
            </w:r>
          </w:p>
        </w:tc>
        <w:tc>
          <w:tcPr>
            <w:tcW w:w="1350" w:type="dxa"/>
            <w:tcBorders>
              <w:top w:val="single" w:sz="4" w:space="0" w:color="auto"/>
              <w:bottom w:val="nil"/>
              <w:right w:val="single" w:sz="16" w:space="0" w:color="000000"/>
            </w:tcBorders>
            <w:shd w:val="clear" w:color="auto" w:fill="FFFFFF"/>
            <w:vAlign w:val="center"/>
          </w:tcPr>
          <w:p w14:paraId="1694C5B5"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0.0%</w:t>
            </w:r>
          </w:p>
        </w:tc>
      </w:tr>
      <w:tr w:rsidR="003E5BA1" w:rsidRPr="001748C4" w14:paraId="2AB177D4" w14:textId="77777777" w:rsidTr="003E5BA1">
        <w:trPr>
          <w:cantSplit/>
        </w:trPr>
        <w:tc>
          <w:tcPr>
            <w:tcW w:w="2808" w:type="dxa"/>
            <w:vMerge/>
            <w:tcBorders>
              <w:top w:val="nil"/>
              <w:left w:val="single" w:sz="16" w:space="0" w:color="000000"/>
              <w:bottom w:val="nil"/>
              <w:right w:val="single" w:sz="4" w:space="0" w:color="auto"/>
            </w:tcBorders>
            <w:shd w:val="clear" w:color="auto" w:fill="FFFFFF"/>
            <w:vAlign w:val="center"/>
          </w:tcPr>
          <w:p w14:paraId="704C7881"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2322" w:type="dxa"/>
            <w:tcBorders>
              <w:top w:val="nil"/>
              <w:left w:val="single" w:sz="4" w:space="0" w:color="auto"/>
              <w:bottom w:val="nil"/>
              <w:right w:val="single" w:sz="16" w:space="0" w:color="000000"/>
            </w:tcBorders>
            <w:shd w:val="clear" w:color="auto" w:fill="FFFFFF"/>
            <w:vAlign w:val="center"/>
          </w:tcPr>
          <w:p w14:paraId="40B7DD42" w14:textId="2FE5E1A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Disagree</w:t>
            </w:r>
          </w:p>
        </w:tc>
        <w:tc>
          <w:tcPr>
            <w:tcW w:w="900" w:type="dxa"/>
            <w:tcBorders>
              <w:top w:val="nil"/>
              <w:left w:val="single" w:sz="16" w:space="0" w:color="000000"/>
              <w:bottom w:val="nil"/>
            </w:tcBorders>
            <w:shd w:val="clear" w:color="auto" w:fill="FFFFFF"/>
            <w:vAlign w:val="center"/>
          </w:tcPr>
          <w:p w14:paraId="68AFF222"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w:t>
            </w:r>
          </w:p>
        </w:tc>
        <w:tc>
          <w:tcPr>
            <w:tcW w:w="1350" w:type="dxa"/>
            <w:tcBorders>
              <w:top w:val="nil"/>
              <w:bottom w:val="nil"/>
              <w:right w:val="single" w:sz="16" w:space="0" w:color="000000"/>
            </w:tcBorders>
            <w:shd w:val="clear" w:color="auto" w:fill="FFFFFF"/>
            <w:vAlign w:val="center"/>
          </w:tcPr>
          <w:p w14:paraId="40E8F54B"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0.0%</w:t>
            </w:r>
          </w:p>
        </w:tc>
      </w:tr>
      <w:tr w:rsidR="003E5BA1" w:rsidRPr="001748C4" w14:paraId="7448EDFC" w14:textId="77777777" w:rsidTr="003E5BA1">
        <w:trPr>
          <w:cantSplit/>
        </w:trPr>
        <w:tc>
          <w:tcPr>
            <w:tcW w:w="2808" w:type="dxa"/>
            <w:vMerge/>
            <w:tcBorders>
              <w:top w:val="nil"/>
              <w:left w:val="single" w:sz="16" w:space="0" w:color="000000"/>
              <w:bottom w:val="nil"/>
              <w:right w:val="single" w:sz="4" w:space="0" w:color="auto"/>
            </w:tcBorders>
            <w:shd w:val="clear" w:color="auto" w:fill="FFFFFF"/>
            <w:vAlign w:val="center"/>
          </w:tcPr>
          <w:p w14:paraId="42ED2DB8"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2322" w:type="dxa"/>
            <w:tcBorders>
              <w:top w:val="nil"/>
              <w:left w:val="single" w:sz="4" w:space="0" w:color="auto"/>
              <w:bottom w:val="nil"/>
              <w:right w:val="single" w:sz="16" w:space="0" w:color="000000"/>
            </w:tcBorders>
            <w:shd w:val="clear" w:color="auto" w:fill="FFFFFF"/>
            <w:vAlign w:val="center"/>
          </w:tcPr>
          <w:p w14:paraId="1FFFC47C" w14:textId="3357E6B5"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Neutral</w:t>
            </w:r>
          </w:p>
        </w:tc>
        <w:tc>
          <w:tcPr>
            <w:tcW w:w="900" w:type="dxa"/>
            <w:tcBorders>
              <w:top w:val="nil"/>
              <w:left w:val="single" w:sz="16" w:space="0" w:color="000000"/>
              <w:bottom w:val="nil"/>
            </w:tcBorders>
            <w:shd w:val="clear" w:color="auto" w:fill="FFFFFF"/>
            <w:vAlign w:val="center"/>
          </w:tcPr>
          <w:p w14:paraId="32219E51"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w:t>
            </w:r>
          </w:p>
        </w:tc>
        <w:tc>
          <w:tcPr>
            <w:tcW w:w="1350" w:type="dxa"/>
            <w:tcBorders>
              <w:top w:val="nil"/>
              <w:bottom w:val="nil"/>
              <w:right w:val="single" w:sz="16" w:space="0" w:color="000000"/>
            </w:tcBorders>
            <w:shd w:val="clear" w:color="auto" w:fill="FFFFFF"/>
            <w:vAlign w:val="center"/>
          </w:tcPr>
          <w:p w14:paraId="4EC35806"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2.0%</w:t>
            </w:r>
          </w:p>
        </w:tc>
      </w:tr>
      <w:tr w:rsidR="003E5BA1" w:rsidRPr="001748C4" w14:paraId="2A4175AF" w14:textId="77777777" w:rsidTr="003E5BA1">
        <w:trPr>
          <w:cantSplit/>
        </w:trPr>
        <w:tc>
          <w:tcPr>
            <w:tcW w:w="2808" w:type="dxa"/>
            <w:vMerge/>
            <w:tcBorders>
              <w:top w:val="nil"/>
              <w:left w:val="single" w:sz="16" w:space="0" w:color="000000"/>
              <w:bottom w:val="nil"/>
              <w:right w:val="single" w:sz="4" w:space="0" w:color="auto"/>
            </w:tcBorders>
            <w:shd w:val="clear" w:color="auto" w:fill="FFFFFF"/>
            <w:vAlign w:val="center"/>
          </w:tcPr>
          <w:p w14:paraId="3400A5AB"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2322" w:type="dxa"/>
            <w:tcBorders>
              <w:top w:val="nil"/>
              <w:left w:val="single" w:sz="4" w:space="0" w:color="auto"/>
              <w:bottom w:val="nil"/>
              <w:right w:val="single" w:sz="16" w:space="0" w:color="000000"/>
            </w:tcBorders>
            <w:shd w:val="clear" w:color="auto" w:fill="FFFFFF"/>
            <w:vAlign w:val="center"/>
          </w:tcPr>
          <w:p w14:paraId="17E04D84" w14:textId="05E14D09" w:rsidR="003C0A9C" w:rsidRPr="001748C4" w:rsidRDefault="006E657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3C0A9C" w:rsidRPr="001748C4">
              <w:rPr>
                <w:rFonts w:ascii="Times New Roman" w:hAnsi="Times New Roman" w:cs="Times New Roman"/>
                <w:sz w:val="24"/>
                <w:szCs w:val="24"/>
              </w:rPr>
              <w:t>Agree</w:t>
            </w:r>
          </w:p>
        </w:tc>
        <w:tc>
          <w:tcPr>
            <w:tcW w:w="900" w:type="dxa"/>
            <w:tcBorders>
              <w:top w:val="nil"/>
              <w:left w:val="single" w:sz="16" w:space="0" w:color="000000"/>
              <w:bottom w:val="nil"/>
            </w:tcBorders>
            <w:shd w:val="clear" w:color="auto" w:fill="FFFFFF"/>
            <w:vAlign w:val="center"/>
          </w:tcPr>
          <w:p w14:paraId="130A83DE"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19</w:t>
            </w:r>
          </w:p>
        </w:tc>
        <w:tc>
          <w:tcPr>
            <w:tcW w:w="1350" w:type="dxa"/>
            <w:tcBorders>
              <w:top w:val="nil"/>
              <w:bottom w:val="nil"/>
              <w:right w:val="single" w:sz="16" w:space="0" w:color="000000"/>
            </w:tcBorders>
            <w:shd w:val="clear" w:color="auto" w:fill="FFFFFF"/>
            <w:vAlign w:val="center"/>
          </w:tcPr>
          <w:p w14:paraId="157196FF"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38.0%</w:t>
            </w:r>
          </w:p>
        </w:tc>
      </w:tr>
      <w:tr w:rsidR="003E5BA1" w:rsidRPr="001748C4" w14:paraId="0B922DB7" w14:textId="77777777" w:rsidTr="003E5BA1">
        <w:trPr>
          <w:cantSplit/>
        </w:trPr>
        <w:tc>
          <w:tcPr>
            <w:tcW w:w="2808" w:type="dxa"/>
            <w:vMerge/>
            <w:tcBorders>
              <w:top w:val="nil"/>
              <w:left w:val="single" w:sz="16" w:space="0" w:color="000000"/>
              <w:bottom w:val="single" w:sz="4" w:space="0" w:color="auto"/>
              <w:right w:val="single" w:sz="4" w:space="0" w:color="auto"/>
            </w:tcBorders>
            <w:shd w:val="clear" w:color="auto" w:fill="FFFFFF"/>
            <w:vAlign w:val="center"/>
          </w:tcPr>
          <w:p w14:paraId="2669FB85"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2322" w:type="dxa"/>
            <w:tcBorders>
              <w:top w:val="nil"/>
              <w:left w:val="single" w:sz="4" w:space="0" w:color="auto"/>
              <w:bottom w:val="single" w:sz="4" w:space="0" w:color="auto"/>
              <w:right w:val="single" w:sz="16" w:space="0" w:color="000000"/>
            </w:tcBorders>
            <w:shd w:val="clear" w:color="auto" w:fill="FFFFFF"/>
            <w:vAlign w:val="center"/>
          </w:tcPr>
          <w:p w14:paraId="4AE2EC84" w14:textId="478B57B6" w:rsidR="003C0A9C" w:rsidRPr="001748C4" w:rsidRDefault="006E657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3C0A9C" w:rsidRPr="001748C4">
              <w:rPr>
                <w:rFonts w:ascii="Times New Roman" w:hAnsi="Times New Roman" w:cs="Times New Roman"/>
                <w:sz w:val="24"/>
                <w:szCs w:val="24"/>
              </w:rPr>
              <w:t>Strongly Agree</w:t>
            </w:r>
          </w:p>
        </w:tc>
        <w:tc>
          <w:tcPr>
            <w:tcW w:w="900" w:type="dxa"/>
            <w:tcBorders>
              <w:top w:val="nil"/>
              <w:left w:val="single" w:sz="16" w:space="0" w:color="000000"/>
              <w:bottom w:val="single" w:sz="4" w:space="0" w:color="auto"/>
            </w:tcBorders>
            <w:shd w:val="clear" w:color="auto" w:fill="FFFFFF"/>
            <w:vAlign w:val="center"/>
          </w:tcPr>
          <w:p w14:paraId="7E985D90"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30</w:t>
            </w:r>
          </w:p>
        </w:tc>
        <w:tc>
          <w:tcPr>
            <w:tcW w:w="1350" w:type="dxa"/>
            <w:tcBorders>
              <w:top w:val="nil"/>
              <w:bottom w:val="single" w:sz="4" w:space="0" w:color="auto"/>
              <w:right w:val="single" w:sz="16" w:space="0" w:color="000000"/>
            </w:tcBorders>
            <w:shd w:val="clear" w:color="auto" w:fill="FFFFFF"/>
            <w:vAlign w:val="center"/>
          </w:tcPr>
          <w:p w14:paraId="364A66CF"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60.0%</w:t>
            </w:r>
          </w:p>
        </w:tc>
      </w:tr>
      <w:tr w:rsidR="003E5BA1" w:rsidRPr="001748C4" w14:paraId="03F6104B" w14:textId="77777777" w:rsidTr="003E5BA1">
        <w:trPr>
          <w:cantSplit/>
        </w:trPr>
        <w:tc>
          <w:tcPr>
            <w:tcW w:w="2808" w:type="dxa"/>
            <w:vMerge w:val="restart"/>
            <w:tcBorders>
              <w:top w:val="single" w:sz="4" w:space="0" w:color="auto"/>
              <w:left w:val="single" w:sz="16" w:space="0" w:color="000000"/>
              <w:bottom w:val="nil"/>
              <w:right w:val="nil"/>
            </w:tcBorders>
            <w:shd w:val="clear" w:color="auto" w:fill="FFFFFF"/>
            <w:vAlign w:val="center"/>
          </w:tcPr>
          <w:p w14:paraId="20DC97D4"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Internal audits help enhance operational efficiency</w:t>
            </w:r>
          </w:p>
        </w:tc>
        <w:tc>
          <w:tcPr>
            <w:tcW w:w="2322" w:type="dxa"/>
            <w:tcBorders>
              <w:top w:val="single" w:sz="4" w:space="0" w:color="auto"/>
              <w:left w:val="nil"/>
              <w:bottom w:val="nil"/>
              <w:right w:val="single" w:sz="16" w:space="0" w:color="000000"/>
            </w:tcBorders>
            <w:shd w:val="clear" w:color="auto" w:fill="FFFFFF"/>
            <w:vAlign w:val="center"/>
          </w:tcPr>
          <w:p w14:paraId="49B97236" w14:textId="67B1DCD4" w:rsidR="003C0A9C" w:rsidRPr="001748C4" w:rsidRDefault="006E657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3C0A9C" w:rsidRPr="001748C4">
              <w:rPr>
                <w:rFonts w:ascii="Times New Roman" w:hAnsi="Times New Roman" w:cs="Times New Roman"/>
                <w:sz w:val="24"/>
                <w:szCs w:val="24"/>
              </w:rPr>
              <w:t>Strongly Disagree</w:t>
            </w:r>
          </w:p>
        </w:tc>
        <w:tc>
          <w:tcPr>
            <w:tcW w:w="900" w:type="dxa"/>
            <w:tcBorders>
              <w:top w:val="single" w:sz="4" w:space="0" w:color="auto"/>
              <w:left w:val="single" w:sz="16" w:space="0" w:color="000000"/>
              <w:bottom w:val="nil"/>
            </w:tcBorders>
            <w:shd w:val="clear" w:color="auto" w:fill="FFFFFF"/>
            <w:vAlign w:val="center"/>
          </w:tcPr>
          <w:p w14:paraId="6A5F656B"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w:t>
            </w:r>
          </w:p>
        </w:tc>
        <w:tc>
          <w:tcPr>
            <w:tcW w:w="1350" w:type="dxa"/>
            <w:tcBorders>
              <w:top w:val="single" w:sz="4" w:space="0" w:color="auto"/>
              <w:bottom w:val="nil"/>
              <w:right w:val="single" w:sz="16" w:space="0" w:color="000000"/>
            </w:tcBorders>
            <w:shd w:val="clear" w:color="auto" w:fill="FFFFFF"/>
            <w:vAlign w:val="center"/>
          </w:tcPr>
          <w:p w14:paraId="68C2B7F9"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0.0%</w:t>
            </w:r>
          </w:p>
        </w:tc>
      </w:tr>
      <w:tr w:rsidR="003E5BA1" w:rsidRPr="001748C4" w14:paraId="57D2BAFC" w14:textId="77777777" w:rsidTr="003E5BA1">
        <w:trPr>
          <w:cantSplit/>
        </w:trPr>
        <w:tc>
          <w:tcPr>
            <w:tcW w:w="2808" w:type="dxa"/>
            <w:vMerge/>
            <w:tcBorders>
              <w:top w:val="nil"/>
              <w:left w:val="single" w:sz="16" w:space="0" w:color="000000"/>
              <w:bottom w:val="nil"/>
              <w:right w:val="nil"/>
            </w:tcBorders>
            <w:shd w:val="clear" w:color="auto" w:fill="FFFFFF"/>
            <w:vAlign w:val="center"/>
          </w:tcPr>
          <w:p w14:paraId="7D9217DA"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2322" w:type="dxa"/>
            <w:tcBorders>
              <w:top w:val="nil"/>
              <w:left w:val="nil"/>
              <w:bottom w:val="nil"/>
              <w:right w:val="single" w:sz="16" w:space="0" w:color="000000"/>
            </w:tcBorders>
            <w:shd w:val="clear" w:color="auto" w:fill="FFFFFF"/>
            <w:vAlign w:val="center"/>
          </w:tcPr>
          <w:p w14:paraId="68A9F04B" w14:textId="11E9DBA1" w:rsidR="003C0A9C" w:rsidRPr="001748C4" w:rsidRDefault="006E657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3C0A9C" w:rsidRPr="001748C4">
              <w:rPr>
                <w:rFonts w:ascii="Times New Roman" w:hAnsi="Times New Roman" w:cs="Times New Roman"/>
                <w:sz w:val="24"/>
                <w:szCs w:val="24"/>
              </w:rPr>
              <w:t>Disagree</w:t>
            </w:r>
          </w:p>
        </w:tc>
        <w:tc>
          <w:tcPr>
            <w:tcW w:w="900" w:type="dxa"/>
            <w:tcBorders>
              <w:top w:val="nil"/>
              <w:left w:val="single" w:sz="16" w:space="0" w:color="000000"/>
              <w:bottom w:val="nil"/>
            </w:tcBorders>
            <w:shd w:val="clear" w:color="auto" w:fill="FFFFFF"/>
            <w:vAlign w:val="center"/>
          </w:tcPr>
          <w:p w14:paraId="5A744EE0"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w:t>
            </w:r>
          </w:p>
        </w:tc>
        <w:tc>
          <w:tcPr>
            <w:tcW w:w="1350" w:type="dxa"/>
            <w:tcBorders>
              <w:top w:val="nil"/>
              <w:bottom w:val="nil"/>
              <w:right w:val="single" w:sz="16" w:space="0" w:color="000000"/>
            </w:tcBorders>
            <w:shd w:val="clear" w:color="auto" w:fill="FFFFFF"/>
            <w:vAlign w:val="center"/>
          </w:tcPr>
          <w:p w14:paraId="3B02DB37"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0.0%</w:t>
            </w:r>
          </w:p>
        </w:tc>
      </w:tr>
      <w:tr w:rsidR="003E5BA1" w:rsidRPr="001748C4" w14:paraId="16E04134" w14:textId="77777777" w:rsidTr="003E5BA1">
        <w:trPr>
          <w:cantSplit/>
        </w:trPr>
        <w:tc>
          <w:tcPr>
            <w:tcW w:w="2808" w:type="dxa"/>
            <w:vMerge/>
            <w:tcBorders>
              <w:top w:val="nil"/>
              <w:left w:val="single" w:sz="16" w:space="0" w:color="000000"/>
              <w:bottom w:val="nil"/>
              <w:right w:val="nil"/>
            </w:tcBorders>
            <w:shd w:val="clear" w:color="auto" w:fill="FFFFFF"/>
            <w:vAlign w:val="center"/>
          </w:tcPr>
          <w:p w14:paraId="681E641E"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2322" w:type="dxa"/>
            <w:tcBorders>
              <w:top w:val="nil"/>
              <w:left w:val="nil"/>
              <w:bottom w:val="nil"/>
              <w:right w:val="single" w:sz="16" w:space="0" w:color="000000"/>
            </w:tcBorders>
            <w:shd w:val="clear" w:color="auto" w:fill="FFFFFF"/>
            <w:vAlign w:val="center"/>
          </w:tcPr>
          <w:p w14:paraId="70F3B008" w14:textId="5373D031" w:rsidR="003C0A9C" w:rsidRPr="001748C4" w:rsidRDefault="006E657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3C0A9C" w:rsidRPr="001748C4">
              <w:rPr>
                <w:rFonts w:ascii="Times New Roman" w:hAnsi="Times New Roman" w:cs="Times New Roman"/>
                <w:sz w:val="24"/>
                <w:szCs w:val="24"/>
              </w:rPr>
              <w:t>Neutral</w:t>
            </w:r>
          </w:p>
        </w:tc>
        <w:tc>
          <w:tcPr>
            <w:tcW w:w="900" w:type="dxa"/>
            <w:tcBorders>
              <w:top w:val="nil"/>
              <w:left w:val="single" w:sz="16" w:space="0" w:color="000000"/>
              <w:bottom w:val="nil"/>
            </w:tcBorders>
            <w:shd w:val="clear" w:color="auto" w:fill="FFFFFF"/>
            <w:vAlign w:val="center"/>
          </w:tcPr>
          <w:p w14:paraId="4FB51AA4"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3</w:t>
            </w:r>
          </w:p>
        </w:tc>
        <w:tc>
          <w:tcPr>
            <w:tcW w:w="1350" w:type="dxa"/>
            <w:tcBorders>
              <w:top w:val="nil"/>
              <w:bottom w:val="nil"/>
              <w:right w:val="single" w:sz="16" w:space="0" w:color="000000"/>
            </w:tcBorders>
            <w:shd w:val="clear" w:color="auto" w:fill="FFFFFF"/>
            <w:vAlign w:val="center"/>
          </w:tcPr>
          <w:p w14:paraId="71CBE99B"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6.0%</w:t>
            </w:r>
          </w:p>
        </w:tc>
      </w:tr>
      <w:tr w:rsidR="003E5BA1" w:rsidRPr="001748C4" w14:paraId="150B0FBD" w14:textId="77777777" w:rsidTr="003E5BA1">
        <w:trPr>
          <w:cantSplit/>
        </w:trPr>
        <w:tc>
          <w:tcPr>
            <w:tcW w:w="2808" w:type="dxa"/>
            <w:vMerge/>
            <w:tcBorders>
              <w:top w:val="nil"/>
              <w:left w:val="single" w:sz="16" w:space="0" w:color="000000"/>
              <w:bottom w:val="nil"/>
              <w:right w:val="nil"/>
            </w:tcBorders>
            <w:shd w:val="clear" w:color="auto" w:fill="FFFFFF"/>
            <w:vAlign w:val="center"/>
          </w:tcPr>
          <w:p w14:paraId="1016382B"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2322" w:type="dxa"/>
            <w:tcBorders>
              <w:top w:val="nil"/>
              <w:left w:val="nil"/>
              <w:bottom w:val="nil"/>
              <w:right w:val="single" w:sz="16" w:space="0" w:color="000000"/>
            </w:tcBorders>
            <w:shd w:val="clear" w:color="auto" w:fill="FFFFFF"/>
            <w:vAlign w:val="center"/>
          </w:tcPr>
          <w:p w14:paraId="3F758C02" w14:textId="4F87883C" w:rsidR="003C0A9C" w:rsidRPr="001748C4" w:rsidRDefault="006E657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3C0A9C" w:rsidRPr="001748C4">
              <w:rPr>
                <w:rFonts w:ascii="Times New Roman" w:hAnsi="Times New Roman" w:cs="Times New Roman"/>
                <w:sz w:val="24"/>
                <w:szCs w:val="24"/>
              </w:rPr>
              <w:t>Agree</w:t>
            </w:r>
          </w:p>
        </w:tc>
        <w:tc>
          <w:tcPr>
            <w:tcW w:w="900" w:type="dxa"/>
            <w:tcBorders>
              <w:top w:val="nil"/>
              <w:left w:val="single" w:sz="16" w:space="0" w:color="000000"/>
              <w:bottom w:val="nil"/>
            </w:tcBorders>
            <w:shd w:val="clear" w:color="auto" w:fill="FFFFFF"/>
            <w:vAlign w:val="center"/>
          </w:tcPr>
          <w:p w14:paraId="1B890005"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19</w:t>
            </w:r>
          </w:p>
        </w:tc>
        <w:tc>
          <w:tcPr>
            <w:tcW w:w="1350" w:type="dxa"/>
            <w:tcBorders>
              <w:top w:val="nil"/>
              <w:bottom w:val="nil"/>
              <w:right w:val="single" w:sz="16" w:space="0" w:color="000000"/>
            </w:tcBorders>
            <w:shd w:val="clear" w:color="auto" w:fill="FFFFFF"/>
            <w:vAlign w:val="center"/>
          </w:tcPr>
          <w:p w14:paraId="71D28ABE"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38.0%</w:t>
            </w:r>
          </w:p>
        </w:tc>
      </w:tr>
      <w:tr w:rsidR="003E5BA1" w:rsidRPr="001748C4" w14:paraId="722C8C5D" w14:textId="77777777" w:rsidTr="003E5BA1">
        <w:trPr>
          <w:cantSplit/>
        </w:trPr>
        <w:tc>
          <w:tcPr>
            <w:tcW w:w="2808" w:type="dxa"/>
            <w:vMerge/>
            <w:tcBorders>
              <w:top w:val="nil"/>
              <w:left w:val="single" w:sz="16" w:space="0" w:color="000000"/>
              <w:bottom w:val="nil"/>
              <w:right w:val="nil"/>
            </w:tcBorders>
            <w:shd w:val="clear" w:color="auto" w:fill="FFFFFF"/>
            <w:vAlign w:val="center"/>
          </w:tcPr>
          <w:p w14:paraId="633BE99C"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2322" w:type="dxa"/>
            <w:tcBorders>
              <w:top w:val="nil"/>
              <w:left w:val="nil"/>
              <w:bottom w:val="single" w:sz="4" w:space="0" w:color="auto"/>
              <w:right w:val="single" w:sz="16" w:space="0" w:color="000000"/>
            </w:tcBorders>
            <w:shd w:val="clear" w:color="auto" w:fill="FFFFFF"/>
            <w:vAlign w:val="center"/>
          </w:tcPr>
          <w:p w14:paraId="0C7E0368" w14:textId="197614D1" w:rsidR="003C0A9C" w:rsidRPr="001748C4" w:rsidRDefault="006E657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3C0A9C" w:rsidRPr="001748C4">
              <w:rPr>
                <w:rFonts w:ascii="Times New Roman" w:hAnsi="Times New Roman" w:cs="Times New Roman"/>
                <w:sz w:val="24"/>
                <w:szCs w:val="24"/>
              </w:rPr>
              <w:t>Strongly Agree</w:t>
            </w:r>
          </w:p>
        </w:tc>
        <w:tc>
          <w:tcPr>
            <w:tcW w:w="900" w:type="dxa"/>
            <w:tcBorders>
              <w:top w:val="nil"/>
              <w:left w:val="single" w:sz="16" w:space="0" w:color="000000"/>
              <w:bottom w:val="single" w:sz="4" w:space="0" w:color="auto"/>
            </w:tcBorders>
            <w:shd w:val="clear" w:color="auto" w:fill="FFFFFF"/>
            <w:vAlign w:val="center"/>
          </w:tcPr>
          <w:p w14:paraId="59555850"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28</w:t>
            </w:r>
          </w:p>
        </w:tc>
        <w:tc>
          <w:tcPr>
            <w:tcW w:w="1350" w:type="dxa"/>
            <w:tcBorders>
              <w:top w:val="nil"/>
              <w:bottom w:val="single" w:sz="4" w:space="0" w:color="auto"/>
              <w:right w:val="single" w:sz="16" w:space="0" w:color="000000"/>
            </w:tcBorders>
            <w:shd w:val="clear" w:color="auto" w:fill="FFFFFF"/>
            <w:vAlign w:val="center"/>
          </w:tcPr>
          <w:p w14:paraId="3A29E35C"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56.0%</w:t>
            </w:r>
          </w:p>
        </w:tc>
      </w:tr>
      <w:tr w:rsidR="003E5BA1" w:rsidRPr="001748C4" w14:paraId="2BC07774" w14:textId="77777777" w:rsidTr="003E5BA1">
        <w:trPr>
          <w:cantSplit/>
        </w:trPr>
        <w:tc>
          <w:tcPr>
            <w:tcW w:w="2808" w:type="dxa"/>
            <w:vMerge w:val="restart"/>
            <w:tcBorders>
              <w:top w:val="single" w:sz="4" w:space="0" w:color="auto"/>
              <w:left w:val="single" w:sz="16" w:space="0" w:color="000000"/>
              <w:bottom w:val="single" w:sz="16" w:space="0" w:color="000000"/>
              <w:right w:val="nil"/>
            </w:tcBorders>
            <w:shd w:val="clear" w:color="auto" w:fill="FFFFFF"/>
            <w:vAlign w:val="center"/>
          </w:tcPr>
          <w:p w14:paraId="58D87765"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Board composition influences better financial performance</w:t>
            </w:r>
          </w:p>
        </w:tc>
        <w:tc>
          <w:tcPr>
            <w:tcW w:w="2322" w:type="dxa"/>
            <w:tcBorders>
              <w:top w:val="single" w:sz="4" w:space="0" w:color="auto"/>
              <w:left w:val="nil"/>
              <w:bottom w:val="nil"/>
              <w:right w:val="single" w:sz="16" w:space="0" w:color="000000"/>
            </w:tcBorders>
            <w:shd w:val="clear" w:color="auto" w:fill="FFFFFF"/>
            <w:vAlign w:val="center"/>
          </w:tcPr>
          <w:p w14:paraId="0369459F" w14:textId="66F980C6" w:rsidR="003C0A9C" w:rsidRPr="001748C4" w:rsidRDefault="006E657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3C0A9C" w:rsidRPr="001748C4">
              <w:rPr>
                <w:rFonts w:ascii="Times New Roman" w:hAnsi="Times New Roman" w:cs="Times New Roman"/>
                <w:sz w:val="24"/>
                <w:szCs w:val="24"/>
              </w:rPr>
              <w:t>Strongly Disagree</w:t>
            </w:r>
          </w:p>
        </w:tc>
        <w:tc>
          <w:tcPr>
            <w:tcW w:w="900" w:type="dxa"/>
            <w:tcBorders>
              <w:top w:val="single" w:sz="4" w:space="0" w:color="auto"/>
              <w:left w:val="single" w:sz="16" w:space="0" w:color="000000"/>
              <w:bottom w:val="nil"/>
            </w:tcBorders>
            <w:shd w:val="clear" w:color="auto" w:fill="FFFFFF"/>
            <w:vAlign w:val="center"/>
          </w:tcPr>
          <w:p w14:paraId="78A095C3"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w:t>
            </w:r>
          </w:p>
        </w:tc>
        <w:tc>
          <w:tcPr>
            <w:tcW w:w="1350" w:type="dxa"/>
            <w:tcBorders>
              <w:top w:val="single" w:sz="4" w:space="0" w:color="auto"/>
              <w:bottom w:val="nil"/>
              <w:right w:val="single" w:sz="16" w:space="0" w:color="000000"/>
            </w:tcBorders>
            <w:shd w:val="clear" w:color="auto" w:fill="FFFFFF"/>
            <w:vAlign w:val="center"/>
          </w:tcPr>
          <w:p w14:paraId="439E521A"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0.0%</w:t>
            </w:r>
          </w:p>
        </w:tc>
      </w:tr>
      <w:tr w:rsidR="003E5BA1" w:rsidRPr="001748C4" w14:paraId="4CF875DA" w14:textId="77777777" w:rsidTr="003E5BA1">
        <w:trPr>
          <w:cantSplit/>
        </w:trPr>
        <w:tc>
          <w:tcPr>
            <w:tcW w:w="2808" w:type="dxa"/>
            <w:vMerge/>
            <w:tcBorders>
              <w:top w:val="nil"/>
              <w:left w:val="single" w:sz="16" w:space="0" w:color="000000"/>
              <w:bottom w:val="single" w:sz="16" w:space="0" w:color="000000"/>
              <w:right w:val="nil"/>
            </w:tcBorders>
            <w:shd w:val="clear" w:color="auto" w:fill="FFFFFF"/>
            <w:vAlign w:val="center"/>
          </w:tcPr>
          <w:p w14:paraId="11B365F9"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2322" w:type="dxa"/>
            <w:tcBorders>
              <w:top w:val="nil"/>
              <w:left w:val="nil"/>
              <w:bottom w:val="nil"/>
              <w:right w:val="single" w:sz="16" w:space="0" w:color="000000"/>
            </w:tcBorders>
            <w:shd w:val="clear" w:color="auto" w:fill="FFFFFF"/>
            <w:vAlign w:val="center"/>
          </w:tcPr>
          <w:p w14:paraId="2A5BCA37" w14:textId="346C62BC" w:rsidR="003C0A9C" w:rsidRPr="001748C4" w:rsidRDefault="006E657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3C0A9C" w:rsidRPr="001748C4">
              <w:rPr>
                <w:rFonts w:ascii="Times New Roman" w:hAnsi="Times New Roman" w:cs="Times New Roman"/>
                <w:sz w:val="24"/>
                <w:szCs w:val="24"/>
              </w:rPr>
              <w:t>Disagree</w:t>
            </w:r>
          </w:p>
        </w:tc>
        <w:tc>
          <w:tcPr>
            <w:tcW w:w="900" w:type="dxa"/>
            <w:tcBorders>
              <w:top w:val="nil"/>
              <w:left w:val="single" w:sz="16" w:space="0" w:color="000000"/>
              <w:bottom w:val="nil"/>
            </w:tcBorders>
            <w:shd w:val="clear" w:color="auto" w:fill="FFFFFF"/>
            <w:vAlign w:val="center"/>
          </w:tcPr>
          <w:p w14:paraId="1E6961C5"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w:t>
            </w:r>
          </w:p>
        </w:tc>
        <w:tc>
          <w:tcPr>
            <w:tcW w:w="1350" w:type="dxa"/>
            <w:tcBorders>
              <w:top w:val="nil"/>
              <w:bottom w:val="nil"/>
              <w:right w:val="single" w:sz="16" w:space="0" w:color="000000"/>
            </w:tcBorders>
            <w:shd w:val="clear" w:color="auto" w:fill="FFFFFF"/>
            <w:vAlign w:val="center"/>
          </w:tcPr>
          <w:p w14:paraId="4BD88879"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0.0%</w:t>
            </w:r>
          </w:p>
        </w:tc>
      </w:tr>
      <w:tr w:rsidR="003E5BA1" w:rsidRPr="001748C4" w14:paraId="2E13F919" w14:textId="77777777" w:rsidTr="003E5BA1">
        <w:trPr>
          <w:cantSplit/>
        </w:trPr>
        <w:tc>
          <w:tcPr>
            <w:tcW w:w="2808" w:type="dxa"/>
            <w:vMerge/>
            <w:tcBorders>
              <w:top w:val="nil"/>
              <w:left w:val="single" w:sz="16" w:space="0" w:color="000000"/>
              <w:bottom w:val="single" w:sz="16" w:space="0" w:color="000000"/>
              <w:right w:val="nil"/>
            </w:tcBorders>
            <w:shd w:val="clear" w:color="auto" w:fill="FFFFFF"/>
            <w:vAlign w:val="center"/>
          </w:tcPr>
          <w:p w14:paraId="72CE1B9C"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2322" w:type="dxa"/>
            <w:tcBorders>
              <w:top w:val="nil"/>
              <w:left w:val="nil"/>
              <w:bottom w:val="nil"/>
              <w:right w:val="single" w:sz="16" w:space="0" w:color="000000"/>
            </w:tcBorders>
            <w:shd w:val="clear" w:color="auto" w:fill="FFFFFF"/>
            <w:vAlign w:val="center"/>
          </w:tcPr>
          <w:p w14:paraId="680633B2" w14:textId="2F50D56E" w:rsidR="003C0A9C" w:rsidRPr="001748C4" w:rsidRDefault="006E657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3C0A9C" w:rsidRPr="001748C4">
              <w:rPr>
                <w:rFonts w:ascii="Times New Roman" w:hAnsi="Times New Roman" w:cs="Times New Roman"/>
                <w:sz w:val="24"/>
                <w:szCs w:val="24"/>
              </w:rPr>
              <w:t>Neutral</w:t>
            </w:r>
          </w:p>
        </w:tc>
        <w:tc>
          <w:tcPr>
            <w:tcW w:w="900" w:type="dxa"/>
            <w:tcBorders>
              <w:top w:val="nil"/>
              <w:left w:val="single" w:sz="16" w:space="0" w:color="000000"/>
              <w:bottom w:val="nil"/>
            </w:tcBorders>
            <w:shd w:val="clear" w:color="auto" w:fill="FFFFFF"/>
            <w:vAlign w:val="center"/>
          </w:tcPr>
          <w:p w14:paraId="50FA0F9A"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w:t>
            </w:r>
          </w:p>
        </w:tc>
        <w:tc>
          <w:tcPr>
            <w:tcW w:w="1350" w:type="dxa"/>
            <w:tcBorders>
              <w:top w:val="nil"/>
              <w:bottom w:val="nil"/>
              <w:right w:val="single" w:sz="16" w:space="0" w:color="000000"/>
            </w:tcBorders>
            <w:shd w:val="clear" w:color="auto" w:fill="FFFFFF"/>
            <w:vAlign w:val="center"/>
          </w:tcPr>
          <w:p w14:paraId="24355BEB"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0.0%</w:t>
            </w:r>
          </w:p>
        </w:tc>
      </w:tr>
      <w:tr w:rsidR="003E5BA1" w:rsidRPr="001748C4" w14:paraId="47D501D6" w14:textId="77777777" w:rsidTr="003E5BA1">
        <w:trPr>
          <w:cantSplit/>
        </w:trPr>
        <w:tc>
          <w:tcPr>
            <w:tcW w:w="2808" w:type="dxa"/>
            <w:vMerge/>
            <w:tcBorders>
              <w:top w:val="nil"/>
              <w:left w:val="single" w:sz="16" w:space="0" w:color="000000"/>
              <w:bottom w:val="single" w:sz="16" w:space="0" w:color="000000"/>
              <w:right w:val="nil"/>
            </w:tcBorders>
            <w:shd w:val="clear" w:color="auto" w:fill="FFFFFF"/>
            <w:vAlign w:val="center"/>
          </w:tcPr>
          <w:p w14:paraId="4F480CCC"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2322" w:type="dxa"/>
            <w:tcBorders>
              <w:top w:val="nil"/>
              <w:left w:val="nil"/>
              <w:bottom w:val="nil"/>
              <w:right w:val="single" w:sz="16" w:space="0" w:color="000000"/>
            </w:tcBorders>
            <w:shd w:val="clear" w:color="auto" w:fill="FFFFFF"/>
            <w:vAlign w:val="center"/>
          </w:tcPr>
          <w:p w14:paraId="1A1FCA59" w14:textId="438C0485" w:rsidR="003C0A9C" w:rsidRPr="001748C4" w:rsidRDefault="006E657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3C0A9C" w:rsidRPr="001748C4">
              <w:rPr>
                <w:rFonts w:ascii="Times New Roman" w:hAnsi="Times New Roman" w:cs="Times New Roman"/>
                <w:sz w:val="24"/>
                <w:szCs w:val="24"/>
              </w:rPr>
              <w:t>Agree</w:t>
            </w:r>
          </w:p>
        </w:tc>
        <w:tc>
          <w:tcPr>
            <w:tcW w:w="900" w:type="dxa"/>
            <w:tcBorders>
              <w:top w:val="nil"/>
              <w:left w:val="single" w:sz="16" w:space="0" w:color="000000"/>
              <w:bottom w:val="nil"/>
            </w:tcBorders>
            <w:shd w:val="clear" w:color="auto" w:fill="FFFFFF"/>
            <w:vAlign w:val="center"/>
          </w:tcPr>
          <w:p w14:paraId="50A282CF"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11</w:t>
            </w:r>
          </w:p>
        </w:tc>
        <w:tc>
          <w:tcPr>
            <w:tcW w:w="1350" w:type="dxa"/>
            <w:tcBorders>
              <w:top w:val="nil"/>
              <w:bottom w:val="nil"/>
              <w:right w:val="single" w:sz="16" w:space="0" w:color="000000"/>
            </w:tcBorders>
            <w:shd w:val="clear" w:color="auto" w:fill="FFFFFF"/>
            <w:vAlign w:val="center"/>
          </w:tcPr>
          <w:p w14:paraId="05812E2C"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22.0%</w:t>
            </w:r>
          </w:p>
        </w:tc>
      </w:tr>
      <w:tr w:rsidR="003E5BA1" w:rsidRPr="001748C4" w14:paraId="28D445C8" w14:textId="77777777" w:rsidTr="003E5BA1">
        <w:trPr>
          <w:cantSplit/>
        </w:trPr>
        <w:tc>
          <w:tcPr>
            <w:tcW w:w="2808" w:type="dxa"/>
            <w:vMerge/>
            <w:tcBorders>
              <w:top w:val="nil"/>
              <w:left w:val="single" w:sz="16" w:space="0" w:color="000000"/>
              <w:bottom w:val="single" w:sz="16" w:space="0" w:color="000000"/>
              <w:right w:val="nil"/>
            </w:tcBorders>
            <w:shd w:val="clear" w:color="auto" w:fill="FFFFFF"/>
            <w:vAlign w:val="center"/>
          </w:tcPr>
          <w:p w14:paraId="51B43CE4"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2322" w:type="dxa"/>
            <w:tcBorders>
              <w:top w:val="nil"/>
              <w:left w:val="nil"/>
              <w:bottom w:val="single" w:sz="16" w:space="0" w:color="000000"/>
              <w:right w:val="single" w:sz="16" w:space="0" w:color="000000"/>
            </w:tcBorders>
            <w:shd w:val="clear" w:color="auto" w:fill="FFFFFF"/>
            <w:vAlign w:val="center"/>
          </w:tcPr>
          <w:p w14:paraId="0A90E1FB" w14:textId="43B118E5" w:rsidR="003C0A9C" w:rsidRPr="001748C4" w:rsidRDefault="006E657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3C0A9C" w:rsidRPr="001748C4">
              <w:rPr>
                <w:rFonts w:ascii="Times New Roman" w:hAnsi="Times New Roman" w:cs="Times New Roman"/>
                <w:sz w:val="24"/>
                <w:szCs w:val="24"/>
              </w:rPr>
              <w:t>Strongly Agree</w:t>
            </w:r>
          </w:p>
        </w:tc>
        <w:tc>
          <w:tcPr>
            <w:tcW w:w="900" w:type="dxa"/>
            <w:tcBorders>
              <w:top w:val="nil"/>
              <w:left w:val="single" w:sz="16" w:space="0" w:color="000000"/>
              <w:bottom w:val="single" w:sz="16" w:space="0" w:color="000000"/>
            </w:tcBorders>
            <w:shd w:val="clear" w:color="auto" w:fill="FFFFFF"/>
            <w:vAlign w:val="center"/>
          </w:tcPr>
          <w:p w14:paraId="733A03EA"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39</w:t>
            </w:r>
          </w:p>
        </w:tc>
        <w:tc>
          <w:tcPr>
            <w:tcW w:w="1350" w:type="dxa"/>
            <w:tcBorders>
              <w:top w:val="nil"/>
              <w:bottom w:val="single" w:sz="16" w:space="0" w:color="000000"/>
              <w:right w:val="single" w:sz="16" w:space="0" w:color="000000"/>
            </w:tcBorders>
            <w:shd w:val="clear" w:color="auto" w:fill="FFFFFF"/>
            <w:vAlign w:val="center"/>
          </w:tcPr>
          <w:p w14:paraId="13B52EE2"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78.0%</w:t>
            </w:r>
          </w:p>
        </w:tc>
      </w:tr>
    </w:tbl>
    <w:p w14:paraId="045D0D0C" w14:textId="77777777" w:rsidR="003A481A" w:rsidRPr="001748C4" w:rsidRDefault="003A481A" w:rsidP="001748C4">
      <w:pPr>
        <w:spacing w:after="160" w:line="360" w:lineRule="auto"/>
        <w:jc w:val="both"/>
        <w:rPr>
          <w:rFonts w:ascii="Times New Roman" w:hAnsi="Times New Roman" w:cs="Times New Roman"/>
          <w:b/>
          <w:bCs/>
          <w:sz w:val="24"/>
          <w:szCs w:val="24"/>
        </w:rPr>
      </w:pPr>
    </w:p>
    <w:p w14:paraId="5987A20A" w14:textId="4AF526F6" w:rsidR="003A481A" w:rsidRPr="001748C4" w:rsidRDefault="003A481A" w:rsidP="001748C4">
      <w:pPr>
        <w:spacing w:after="160" w:line="360" w:lineRule="auto"/>
        <w:jc w:val="both"/>
        <w:rPr>
          <w:rFonts w:ascii="Times New Roman" w:hAnsi="Times New Roman" w:cs="Times New Roman"/>
          <w:b/>
          <w:bCs/>
          <w:sz w:val="24"/>
          <w:szCs w:val="24"/>
        </w:rPr>
      </w:pPr>
      <w:r w:rsidRPr="003E5BA1">
        <w:rPr>
          <w:rFonts w:ascii="Times New Roman" w:hAnsi="Times New Roman" w:cs="Times New Roman"/>
          <w:sz w:val="24"/>
          <w:szCs w:val="24"/>
        </w:rPr>
        <w:t>The data shows that people at SONARWA have a very positive view of corporate governance. About 78% strongly believe that having the right board members improves financial performance</w:t>
      </w:r>
      <w:r w:rsidRPr="001748C4">
        <w:rPr>
          <w:rFonts w:ascii="Times New Roman" w:hAnsi="Times New Roman" w:cs="Times New Roman"/>
          <w:sz w:val="24"/>
          <w:szCs w:val="24"/>
        </w:rPr>
        <w:t>,</w:t>
      </w:r>
      <w:r w:rsidRPr="003E5BA1">
        <w:rPr>
          <w:rFonts w:ascii="Times New Roman" w:hAnsi="Times New Roman" w:cs="Times New Roman"/>
          <w:sz w:val="24"/>
          <w:szCs w:val="24"/>
        </w:rPr>
        <w:t xml:space="preserve"> Most also feel that risk management (60% strongly agree, 38% agree) helps prevent financial losses. Internal audits are seen as useful too, with 56% strongly agreeing they improve how the company runs</w:t>
      </w:r>
      <w:r w:rsidRPr="001748C4">
        <w:rPr>
          <w:rFonts w:ascii="Times New Roman" w:hAnsi="Times New Roman" w:cs="Times New Roman"/>
          <w:sz w:val="24"/>
          <w:szCs w:val="24"/>
        </w:rPr>
        <w:t>, a</w:t>
      </w:r>
      <w:r w:rsidRPr="003E5BA1">
        <w:rPr>
          <w:rFonts w:ascii="Times New Roman" w:hAnsi="Times New Roman" w:cs="Times New Roman"/>
          <w:sz w:val="24"/>
          <w:szCs w:val="24"/>
        </w:rPr>
        <w:t>lmost half (48%) strongly agree and 30% agree that governance improves transparency and accountability, though 22% are not sure. On profitability, 42% strongly agree</w:t>
      </w:r>
      <w:r w:rsidRPr="001748C4">
        <w:rPr>
          <w:rFonts w:ascii="Times New Roman" w:hAnsi="Times New Roman" w:cs="Times New Roman"/>
          <w:sz w:val="24"/>
          <w:szCs w:val="24"/>
        </w:rPr>
        <w:t xml:space="preserve"> and 38% agree that governance helps increase profits. No one disagreed with any statements.</w:t>
      </w:r>
    </w:p>
    <w:p w14:paraId="6602AD97" w14:textId="77777777" w:rsidR="002135ED" w:rsidRPr="003E5BA1" w:rsidRDefault="002135ED" w:rsidP="003E5BA1">
      <w:pPr>
        <w:pStyle w:val="Heading1"/>
        <w:spacing w:line="360" w:lineRule="auto"/>
        <w:jc w:val="both"/>
        <w:rPr>
          <w:rFonts w:ascii="Times New Roman" w:hAnsi="Times New Roman" w:cs="Times New Roman"/>
        </w:rPr>
      </w:pPr>
      <w:bookmarkStart w:id="169" w:name="_Toc202527997"/>
      <w:r w:rsidRPr="003E5BA1">
        <w:rPr>
          <w:rFonts w:ascii="Times New Roman" w:hAnsi="Times New Roman" w:cs="Times New Roman"/>
        </w:rPr>
        <w:t>4.3.2. Profitability Indicators Used</w:t>
      </w:r>
      <w:bookmarkEnd w:id="169"/>
    </w:p>
    <w:p w14:paraId="0FCA77AA" w14:textId="068AEFA6"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This part identifies how respondents identified key profitability indicators and how respondents assessed profitability changes due to governance The results are in </w:t>
      </w:r>
      <w:r w:rsidRPr="003E5BA1">
        <w:rPr>
          <w:rFonts w:ascii="Times New Roman" w:hAnsi="Times New Roman" w:cs="Times New Roman"/>
          <w:sz w:val="24"/>
          <w:szCs w:val="24"/>
        </w:rPr>
        <w:t>Table 11</w:t>
      </w:r>
      <w:r w:rsidRPr="001748C4">
        <w:rPr>
          <w:rFonts w:ascii="Times New Roman" w:hAnsi="Times New Roman" w:cs="Times New Roman"/>
          <w:sz w:val="24"/>
          <w:szCs w:val="24"/>
        </w:rPr>
        <w:t>.</w:t>
      </w:r>
    </w:p>
    <w:p w14:paraId="228CCB8A" w14:textId="5BB10035"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b/>
          <w:bCs/>
          <w:sz w:val="24"/>
          <w:szCs w:val="24"/>
        </w:rPr>
        <w:t xml:space="preserve">Table 11: </w:t>
      </w:r>
      <w:r w:rsidRPr="00872BC3">
        <w:rPr>
          <w:rFonts w:ascii="Times New Roman" w:hAnsi="Times New Roman" w:cs="Times New Roman"/>
          <w:sz w:val="24"/>
          <w:szCs w:val="24"/>
        </w:rPr>
        <w:t>Profitability Indicators and Change in Profitability at SONARWA</w:t>
      </w:r>
    </w:p>
    <w:tbl>
      <w:tblPr>
        <w:tblW w:w="8100"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448"/>
        <w:gridCol w:w="3582"/>
        <w:gridCol w:w="900"/>
        <w:gridCol w:w="1170"/>
      </w:tblGrid>
      <w:tr w:rsidR="002135ED" w:rsidRPr="001748C4" w14:paraId="057805E7" w14:textId="77777777" w:rsidTr="002135ED">
        <w:trPr>
          <w:cantSplit/>
        </w:trPr>
        <w:tc>
          <w:tcPr>
            <w:tcW w:w="6030" w:type="dxa"/>
            <w:gridSpan w:val="2"/>
            <w:tcBorders>
              <w:top w:val="single" w:sz="16" w:space="0" w:color="000000"/>
              <w:left w:val="single" w:sz="16" w:space="0" w:color="000000"/>
              <w:bottom w:val="single" w:sz="16" w:space="0" w:color="000000"/>
              <w:right w:val="nil"/>
            </w:tcBorders>
            <w:shd w:val="clear" w:color="auto" w:fill="FFFFFF"/>
          </w:tcPr>
          <w:p w14:paraId="0E693405" w14:textId="77777777" w:rsidR="002135ED" w:rsidRPr="001748C4" w:rsidRDefault="002135ED" w:rsidP="001748C4">
            <w:pPr>
              <w:spacing w:after="160" w:line="360" w:lineRule="auto"/>
              <w:jc w:val="both"/>
              <w:rPr>
                <w:rFonts w:ascii="Times New Roman" w:hAnsi="Times New Roman" w:cs="Times New Roman"/>
                <w:sz w:val="24"/>
                <w:szCs w:val="24"/>
              </w:rPr>
            </w:pPr>
          </w:p>
        </w:tc>
        <w:tc>
          <w:tcPr>
            <w:tcW w:w="900" w:type="dxa"/>
            <w:tcBorders>
              <w:top w:val="single" w:sz="16" w:space="0" w:color="000000"/>
              <w:left w:val="single" w:sz="16" w:space="0" w:color="000000"/>
              <w:bottom w:val="single" w:sz="16" w:space="0" w:color="000000"/>
            </w:tcBorders>
            <w:shd w:val="clear" w:color="auto" w:fill="FFFFFF"/>
          </w:tcPr>
          <w:p w14:paraId="74FD50D8"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Count</w:t>
            </w:r>
          </w:p>
        </w:tc>
        <w:tc>
          <w:tcPr>
            <w:tcW w:w="1170" w:type="dxa"/>
            <w:tcBorders>
              <w:top w:val="single" w:sz="16" w:space="0" w:color="000000"/>
              <w:bottom w:val="single" w:sz="16" w:space="0" w:color="000000"/>
              <w:right w:val="single" w:sz="16" w:space="0" w:color="000000"/>
            </w:tcBorders>
            <w:shd w:val="clear" w:color="auto" w:fill="FFFFFF"/>
          </w:tcPr>
          <w:p w14:paraId="3513750A"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Table N %</w:t>
            </w:r>
          </w:p>
        </w:tc>
      </w:tr>
      <w:tr w:rsidR="002135ED" w:rsidRPr="001748C4" w14:paraId="1A64F0FA" w14:textId="77777777" w:rsidTr="004B453E">
        <w:trPr>
          <w:cantSplit/>
        </w:trPr>
        <w:tc>
          <w:tcPr>
            <w:tcW w:w="2448" w:type="dxa"/>
            <w:vMerge w:val="restart"/>
            <w:tcBorders>
              <w:top w:val="single" w:sz="16" w:space="0" w:color="000000"/>
              <w:left w:val="single" w:sz="16" w:space="0" w:color="000000"/>
              <w:bottom w:val="nil"/>
              <w:right w:val="single" w:sz="4" w:space="0" w:color="auto"/>
            </w:tcBorders>
            <w:shd w:val="clear" w:color="auto" w:fill="FFFFFF"/>
            <w:vAlign w:val="center"/>
          </w:tcPr>
          <w:p w14:paraId="668096A0"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Which of the following indicators are used to measure profitability at SONARWA?</w:t>
            </w:r>
          </w:p>
        </w:tc>
        <w:tc>
          <w:tcPr>
            <w:tcW w:w="3582" w:type="dxa"/>
            <w:tcBorders>
              <w:top w:val="single" w:sz="16" w:space="0" w:color="000000"/>
              <w:left w:val="single" w:sz="4" w:space="0" w:color="auto"/>
              <w:bottom w:val="nil"/>
              <w:right w:val="single" w:sz="4" w:space="0" w:color="auto"/>
            </w:tcBorders>
            <w:shd w:val="clear" w:color="auto" w:fill="FFFFFF"/>
            <w:vAlign w:val="center"/>
          </w:tcPr>
          <w:p w14:paraId="6E1F6631" w14:textId="0A100A7A"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NET PROFIT MARGIN</w:t>
            </w:r>
          </w:p>
        </w:tc>
        <w:tc>
          <w:tcPr>
            <w:tcW w:w="900" w:type="dxa"/>
            <w:tcBorders>
              <w:top w:val="single" w:sz="16" w:space="0" w:color="000000"/>
              <w:left w:val="single" w:sz="4" w:space="0" w:color="auto"/>
              <w:bottom w:val="nil"/>
            </w:tcBorders>
            <w:shd w:val="clear" w:color="auto" w:fill="FFFFFF"/>
            <w:vAlign w:val="center"/>
          </w:tcPr>
          <w:p w14:paraId="45A05F7C"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15</w:t>
            </w:r>
          </w:p>
        </w:tc>
        <w:tc>
          <w:tcPr>
            <w:tcW w:w="1170" w:type="dxa"/>
            <w:tcBorders>
              <w:top w:val="single" w:sz="16" w:space="0" w:color="000000"/>
              <w:bottom w:val="nil"/>
              <w:right w:val="single" w:sz="16" w:space="0" w:color="000000"/>
            </w:tcBorders>
            <w:shd w:val="clear" w:color="auto" w:fill="FFFFFF"/>
            <w:vAlign w:val="center"/>
          </w:tcPr>
          <w:p w14:paraId="347BF14A"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30.0%</w:t>
            </w:r>
          </w:p>
        </w:tc>
      </w:tr>
      <w:tr w:rsidR="002135ED" w:rsidRPr="001748C4" w14:paraId="66B95F7A" w14:textId="77777777" w:rsidTr="004B453E">
        <w:trPr>
          <w:cantSplit/>
        </w:trPr>
        <w:tc>
          <w:tcPr>
            <w:tcW w:w="2448" w:type="dxa"/>
            <w:vMerge/>
            <w:tcBorders>
              <w:top w:val="single" w:sz="16" w:space="0" w:color="000000"/>
              <w:left w:val="single" w:sz="16" w:space="0" w:color="000000"/>
              <w:bottom w:val="nil"/>
              <w:right w:val="single" w:sz="4" w:space="0" w:color="auto"/>
            </w:tcBorders>
            <w:shd w:val="clear" w:color="auto" w:fill="FFFFFF"/>
            <w:vAlign w:val="center"/>
          </w:tcPr>
          <w:p w14:paraId="01E3BFFC" w14:textId="77777777" w:rsidR="002135ED" w:rsidRPr="001748C4" w:rsidRDefault="002135ED" w:rsidP="001748C4">
            <w:pPr>
              <w:spacing w:after="160" w:line="360" w:lineRule="auto"/>
              <w:jc w:val="both"/>
              <w:rPr>
                <w:rFonts w:ascii="Times New Roman" w:hAnsi="Times New Roman" w:cs="Times New Roman"/>
                <w:sz w:val="24"/>
                <w:szCs w:val="24"/>
              </w:rPr>
            </w:pPr>
          </w:p>
        </w:tc>
        <w:tc>
          <w:tcPr>
            <w:tcW w:w="3582" w:type="dxa"/>
            <w:tcBorders>
              <w:top w:val="nil"/>
              <w:left w:val="single" w:sz="4" w:space="0" w:color="auto"/>
              <w:bottom w:val="nil"/>
              <w:right w:val="single" w:sz="4" w:space="0" w:color="auto"/>
            </w:tcBorders>
            <w:shd w:val="clear" w:color="auto" w:fill="FFFFFF"/>
            <w:vAlign w:val="center"/>
          </w:tcPr>
          <w:p w14:paraId="1948CB6A" w14:textId="57566361"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CUSTOMER SATISFACTION</w:t>
            </w:r>
          </w:p>
        </w:tc>
        <w:tc>
          <w:tcPr>
            <w:tcW w:w="900" w:type="dxa"/>
            <w:tcBorders>
              <w:top w:val="nil"/>
              <w:left w:val="single" w:sz="4" w:space="0" w:color="auto"/>
              <w:bottom w:val="nil"/>
            </w:tcBorders>
            <w:shd w:val="clear" w:color="auto" w:fill="FFFFFF"/>
            <w:vAlign w:val="center"/>
          </w:tcPr>
          <w:p w14:paraId="18B06313"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13</w:t>
            </w:r>
          </w:p>
        </w:tc>
        <w:tc>
          <w:tcPr>
            <w:tcW w:w="1170" w:type="dxa"/>
            <w:tcBorders>
              <w:top w:val="nil"/>
              <w:bottom w:val="nil"/>
              <w:right w:val="single" w:sz="16" w:space="0" w:color="000000"/>
            </w:tcBorders>
            <w:shd w:val="clear" w:color="auto" w:fill="FFFFFF"/>
            <w:vAlign w:val="center"/>
          </w:tcPr>
          <w:p w14:paraId="41D597E9"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26.0%</w:t>
            </w:r>
          </w:p>
        </w:tc>
      </w:tr>
      <w:tr w:rsidR="002135ED" w:rsidRPr="001748C4" w14:paraId="15ACA11C" w14:textId="77777777" w:rsidTr="004B453E">
        <w:trPr>
          <w:cantSplit/>
        </w:trPr>
        <w:tc>
          <w:tcPr>
            <w:tcW w:w="2448" w:type="dxa"/>
            <w:vMerge/>
            <w:tcBorders>
              <w:top w:val="single" w:sz="16" w:space="0" w:color="000000"/>
              <w:left w:val="single" w:sz="16" w:space="0" w:color="000000"/>
              <w:bottom w:val="nil"/>
              <w:right w:val="single" w:sz="4" w:space="0" w:color="auto"/>
            </w:tcBorders>
            <w:shd w:val="clear" w:color="auto" w:fill="FFFFFF"/>
            <w:vAlign w:val="center"/>
          </w:tcPr>
          <w:p w14:paraId="1A33A714" w14:textId="77777777" w:rsidR="002135ED" w:rsidRPr="001748C4" w:rsidRDefault="002135ED" w:rsidP="001748C4">
            <w:pPr>
              <w:spacing w:after="160" w:line="360" w:lineRule="auto"/>
              <w:jc w:val="both"/>
              <w:rPr>
                <w:rFonts w:ascii="Times New Roman" w:hAnsi="Times New Roman" w:cs="Times New Roman"/>
                <w:sz w:val="24"/>
                <w:szCs w:val="24"/>
              </w:rPr>
            </w:pPr>
          </w:p>
        </w:tc>
        <w:tc>
          <w:tcPr>
            <w:tcW w:w="3582" w:type="dxa"/>
            <w:tcBorders>
              <w:top w:val="nil"/>
              <w:left w:val="single" w:sz="4" w:space="0" w:color="auto"/>
              <w:bottom w:val="nil"/>
              <w:right w:val="single" w:sz="16" w:space="0" w:color="000000"/>
            </w:tcBorders>
            <w:shd w:val="clear" w:color="auto" w:fill="FFFFFF"/>
            <w:vAlign w:val="center"/>
          </w:tcPr>
          <w:p w14:paraId="4A9D6C0D" w14:textId="5063781D"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RETURN ON ASSET</w:t>
            </w:r>
          </w:p>
        </w:tc>
        <w:tc>
          <w:tcPr>
            <w:tcW w:w="900" w:type="dxa"/>
            <w:tcBorders>
              <w:top w:val="nil"/>
              <w:left w:val="single" w:sz="16" w:space="0" w:color="000000"/>
              <w:bottom w:val="nil"/>
            </w:tcBorders>
            <w:shd w:val="clear" w:color="auto" w:fill="FFFFFF"/>
            <w:vAlign w:val="center"/>
          </w:tcPr>
          <w:p w14:paraId="14471AFF"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14</w:t>
            </w:r>
          </w:p>
        </w:tc>
        <w:tc>
          <w:tcPr>
            <w:tcW w:w="1170" w:type="dxa"/>
            <w:tcBorders>
              <w:top w:val="nil"/>
              <w:bottom w:val="nil"/>
              <w:right w:val="single" w:sz="16" w:space="0" w:color="000000"/>
            </w:tcBorders>
            <w:shd w:val="clear" w:color="auto" w:fill="FFFFFF"/>
            <w:vAlign w:val="center"/>
          </w:tcPr>
          <w:p w14:paraId="06E36E2D"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28.0%</w:t>
            </w:r>
          </w:p>
        </w:tc>
      </w:tr>
      <w:tr w:rsidR="002135ED" w:rsidRPr="001748C4" w14:paraId="3B6F2CD0" w14:textId="77777777" w:rsidTr="00872BC3">
        <w:trPr>
          <w:cantSplit/>
        </w:trPr>
        <w:tc>
          <w:tcPr>
            <w:tcW w:w="2448" w:type="dxa"/>
            <w:vMerge/>
            <w:tcBorders>
              <w:top w:val="single" w:sz="16" w:space="0" w:color="000000"/>
              <w:left w:val="single" w:sz="16" w:space="0" w:color="000000"/>
              <w:bottom w:val="single" w:sz="4" w:space="0" w:color="auto"/>
              <w:right w:val="single" w:sz="4" w:space="0" w:color="auto"/>
            </w:tcBorders>
            <w:shd w:val="clear" w:color="auto" w:fill="FFFFFF"/>
            <w:vAlign w:val="center"/>
          </w:tcPr>
          <w:p w14:paraId="3445F84B" w14:textId="77777777" w:rsidR="002135ED" w:rsidRPr="001748C4" w:rsidRDefault="002135ED" w:rsidP="001748C4">
            <w:pPr>
              <w:spacing w:after="160" w:line="360" w:lineRule="auto"/>
              <w:jc w:val="both"/>
              <w:rPr>
                <w:rFonts w:ascii="Times New Roman" w:hAnsi="Times New Roman" w:cs="Times New Roman"/>
                <w:sz w:val="24"/>
                <w:szCs w:val="24"/>
              </w:rPr>
            </w:pPr>
          </w:p>
        </w:tc>
        <w:tc>
          <w:tcPr>
            <w:tcW w:w="3582" w:type="dxa"/>
            <w:tcBorders>
              <w:top w:val="nil"/>
              <w:left w:val="single" w:sz="4" w:space="0" w:color="auto"/>
              <w:bottom w:val="single" w:sz="4" w:space="0" w:color="auto"/>
              <w:right w:val="single" w:sz="16" w:space="0" w:color="000000"/>
            </w:tcBorders>
            <w:shd w:val="clear" w:color="auto" w:fill="FFFFFF"/>
            <w:vAlign w:val="center"/>
          </w:tcPr>
          <w:p w14:paraId="7B533108" w14:textId="1B8F99F0"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PRODUCT QUALITY</w:t>
            </w:r>
          </w:p>
        </w:tc>
        <w:tc>
          <w:tcPr>
            <w:tcW w:w="900" w:type="dxa"/>
            <w:tcBorders>
              <w:top w:val="nil"/>
              <w:left w:val="single" w:sz="16" w:space="0" w:color="000000"/>
              <w:bottom w:val="single" w:sz="4" w:space="0" w:color="auto"/>
            </w:tcBorders>
            <w:shd w:val="clear" w:color="auto" w:fill="FFFFFF"/>
            <w:vAlign w:val="center"/>
          </w:tcPr>
          <w:p w14:paraId="418CED4D"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8</w:t>
            </w:r>
          </w:p>
        </w:tc>
        <w:tc>
          <w:tcPr>
            <w:tcW w:w="1170" w:type="dxa"/>
            <w:tcBorders>
              <w:top w:val="nil"/>
              <w:bottom w:val="single" w:sz="4" w:space="0" w:color="auto"/>
              <w:right w:val="single" w:sz="16" w:space="0" w:color="000000"/>
            </w:tcBorders>
            <w:shd w:val="clear" w:color="auto" w:fill="FFFFFF"/>
            <w:vAlign w:val="center"/>
          </w:tcPr>
          <w:p w14:paraId="5678844E"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16.0%</w:t>
            </w:r>
          </w:p>
        </w:tc>
      </w:tr>
      <w:tr w:rsidR="002135ED" w:rsidRPr="001748C4" w14:paraId="3F6DEC07" w14:textId="77777777" w:rsidTr="00872BC3">
        <w:trPr>
          <w:cantSplit/>
        </w:trPr>
        <w:tc>
          <w:tcPr>
            <w:tcW w:w="2448" w:type="dxa"/>
            <w:vMerge w:val="restart"/>
            <w:tcBorders>
              <w:top w:val="single" w:sz="4" w:space="0" w:color="auto"/>
              <w:left w:val="single" w:sz="16" w:space="0" w:color="000000"/>
              <w:bottom w:val="single" w:sz="16" w:space="0" w:color="000000"/>
              <w:right w:val="nil"/>
            </w:tcBorders>
            <w:shd w:val="clear" w:color="auto" w:fill="FFFFFF"/>
            <w:vAlign w:val="center"/>
          </w:tcPr>
          <w:p w14:paraId="71457940"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Has the implementation of corporate governance changed the company’s </w:t>
            </w:r>
            <w:r w:rsidRPr="001748C4">
              <w:rPr>
                <w:rFonts w:ascii="Times New Roman" w:hAnsi="Times New Roman" w:cs="Times New Roman"/>
                <w:sz w:val="24"/>
                <w:szCs w:val="24"/>
              </w:rPr>
              <w:lastRenderedPageBreak/>
              <w:t>profitability between 2020 and 2024?</w:t>
            </w:r>
          </w:p>
        </w:tc>
        <w:tc>
          <w:tcPr>
            <w:tcW w:w="3582" w:type="dxa"/>
            <w:tcBorders>
              <w:top w:val="single" w:sz="4" w:space="0" w:color="auto"/>
              <w:left w:val="nil"/>
              <w:bottom w:val="nil"/>
              <w:right w:val="single" w:sz="16" w:space="0" w:color="000000"/>
            </w:tcBorders>
            <w:shd w:val="clear" w:color="auto" w:fill="FFFFFF"/>
            <w:vAlign w:val="center"/>
          </w:tcPr>
          <w:p w14:paraId="11497FF1" w14:textId="0B84B02C"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lastRenderedPageBreak/>
              <w:t xml:space="preserve">     INCREASED SIGNIFICANTLY</w:t>
            </w:r>
          </w:p>
        </w:tc>
        <w:tc>
          <w:tcPr>
            <w:tcW w:w="900" w:type="dxa"/>
            <w:tcBorders>
              <w:top w:val="single" w:sz="4" w:space="0" w:color="auto"/>
              <w:left w:val="single" w:sz="16" w:space="0" w:color="000000"/>
              <w:bottom w:val="nil"/>
            </w:tcBorders>
            <w:shd w:val="clear" w:color="auto" w:fill="FFFFFF"/>
            <w:vAlign w:val="center"/>
          </w:tcPr>
          <w:p w14:paraId="4BBE0569"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19</w:t>
            </w:r>
          </w:p>
        </w:tc>
        <w:tc>
          <w:tcPr>
            <w:tcW w:w="1170" w:type="dxa"/>
            <w:tcBorders>
              <w:top w:val="single" w:sz="4" w:space="0" w:color="auto"/>
              <w:bottom w:val="nil"/>
              <w:right w:val="single" w:sz="16" w:space="0" w:color="000000"/>
            </w:tcBorders>
            <w:shd w:val="clear" w:color="auto" w:fill="FFFFFF"/>
            <w:vAlign w:val="center"/>
          </w:tcPr>
          <w:p w14:paraId="53E26436"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38.0%</w:t>
            </w:r>
          </w:p>
        </w:tc>
      </w:tr>
      <w:tr w:rsidR="002135ED" w:rsidRPr="001748C4" w14:paraId="6582AFD4" w14:textId="77777777" w:rsidTr="002135ED">
        <w:trPr>
          <w:cantSplit/>
        </w:trPr>
        <w:tc>
          <w:tcPr>
            <w:tcW w:w="2448" w:type="dxa"/>
            <w:vMerge/>
            <w:tcBorders>
              <w:top w:val="nil"/>
              <w:left w:val="single" w:sz="16" w:space="0" w:color="000000"/>
              <w:bottom w:val="single" w:sz="16" w:space="0" w:color="000000"/>
              <w:right w:val="nil"/>
            </w:tcBorders>
            <w:shd w:val="clear" w:color="auto" w:fill="FFFFFF"/>
            <w:vAlign w:val="center"/>
          </w:tcPr>
          <w:p w14:paraId="2A7626C8" w14:textId="77777777" w:rsidR="002135ED" w:rsidRPr="001748C4" w:rsidRDefault="002135ED" w:rsidP="001748C4">
            <w:pPr>
              <w:spacing w:after="160" w:line="360" w:lineRule="auto"/>
              <w:jc w:val="both"/>
              <w:rPr>
                <w:rFonts w:ascii="Times New Roman" w:hAnsi="Times New Roman" w:cs="Times New Roman"/>
                <w:sz w:val="24"/>
                <w:szCs w:val="24"/>
              </w:rPr>
            </w:pPr>
          </w:p>
        </w:tc>
        <w:tc>
          <w:tcPr>
            <w:tcW w:w="3582" w:type="dxa"/>
            <w:tcBorders>
              <w:top w:val="nil"/>
              <w:left w:val="nil"/>
              <w:bottom w:val="nil"/>
              <w:right w:val="single" w:sz="16" w:space="0" w:color="000000"/>
            </w:tcBorders>
            <w:shd w:val="clear" w:color="auto" w:fill="FFFFFF"/>
            <w:vAlign w:val="center"/>
          </w:tcPr>
          <w:p w14:paraId="11BA8706" w14:textId="1621A03E" w:rsidR="002135ED" w:rsidRPr="001748C4" w:rsidRDefault="004B453E"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2135ED" w:rsidRPr="001748C4">
              <w:rPr>
                <w:rFonts w:ascii="Times New Roman" w:hAnsi="Times New Roman" w:cs="Times New Roman"/>
                <w:sz w:val="24"/>
                <w:szCs w:val="24"/>
              </w:rPr>
              <w:t>INCREASED SLIGHTLY</w:t>
            </w:r>
          </w:p>
        </w:tc>
        <w:tc>
          <w:tcPr>
            <w:tcW w:w="900" w:type="dxa"/>
            <w:tcBorders>
              <w:top w:val="nil"/>
              <w:left w:val="single" w:sz="16" w:space="0" w:color="000000"/>
              <w:bottom w:val="nil"/>
            </w:tcBorders>
            <w:shd w:val="clear" w:color="auto" w:fill="FFFFFF"/>
            <w:vAlign w:val="center"/>
          </w:tcPr>
          <w:p w14:paraId="3BDAA5C8"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15</w:t>
            </w:r>
          </w:p>
        </w:tc>
        <w:tc>
          <w:tcPr>
            <w:tcW w:w="1170" w:type="dxa"/>
            <w:tcBorders>
              <w:top w:val="nil"/>
              <w:bottom w:val="nil"/>
              <w:right w:val="single" w:sz="16" w:space="0" w:color="000000"/>
            </w:tcBorders>
            <w:shd w:val="clear" w:color="auto" w:fill="FFFFFF"/>
            <w:vAlign w:val="center"/>
          </w:tcPr>
          <w:p w14:paraId="4E16B0C3"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30.0%</w:t>
            </w:r>
          </w:p>
        </w:tc>
      </w:tr>
      <w:tr w:rsidR="002135ED" w:rsidRPr="001748C4" w14:paraId="574E3DE1" w14:textId="77777777" w:rsidTr="002135ED">
        <w:trPr>
          <w:cantSplit/>
        </w:trPr>
        <w:tc>
          <w:tcPr>
            <w:tcW w:w="2448" w:type="dxa"/>
            <w:vMerge/>
            <w:tcBorders>
              <w:top w:val="nil"/>
              <w:left w:val="single" w:sz="16" w:space="0" w:color="000000"/>
              <w:bottom w:val="single" w:sz="16" w:space="0" w:color="000000"/>
              <w:right w:val="nil"/>
            </w:tcBorders>
            <w:shd w:val="clear" w:color="auto" w:fill="FFFFFF"/>
            <w:vAlign w:val="center"/>
          </w:tcPr>
          <w:p w14:paraId="1A0665ED" w14:textId="77777777" w:rsidR="002135ED" w:rsidRPr="001748C4" w:rsidRDefault="002135ED" w:rsidP="001748C4">
            <w:pPr>
              <w:spacing w:after="160" w:line="360" w:lineRule="auto"/>
              <w:jc w:val="both"/>
              <w:rPr>
                <w:rFonts w:ascii="Times New Roman" w:hAnsi="Times New Roman" w:cs="Times New Roman"/>
                <w:sz w:val="24"/>
                <w:szCs w:val="24"/>
              </w:rPr>
            </w:pPr>
          </w:p>
        </w:tc>
        <w:tc>
          <w:tcPr>
            <w:tcW w:w="3582" w:type="dxa"/>
            <w:tcBorders>
              <w:top w:val="nil"/>
              <w:left w:val="nil"/>
              <w:bottom w:val="nil"/>
              <w:right w:val="single" w:sz="16" w:space="0" w:color="000000"/>
            </w:tcBorders>
            <w:shd w:val="clear" w:color="auto" w:fill="FFFFFF"/>
            <w:vAlign w:val="center"/>
          </w:tcPr>
          <w:p w14:paraId="0280F265" w14:textId="2BBB993C" w:rsidR="002135ED" w:rsidRPr="001748C4" w:rsidRDefault="004B453E"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2135ED" w:rsidRPr="001748C4">
              <w:rPr>
                <w:rFonts w:ascii="Times New Roman" w:hAnsi="Times New Roman" w:cs="Times New Roman"/>
                <w:sz w:val="24"/>
                <w:szCs w:val="24"/>
              </w:rPr>
              <w:t>DECREASED</w:t>
            </w:r>
          </w:p>
        </w:tc>
        <w:tc>
          <w:tcPr>
            <w:tcW w:w="900" w:type="dxa"/>
            <w:tcBorders>
              <w:top w:val="nil"/>
              <w:left w:val="single" w:sz="16" w:space="0" w:color="000000"/>
              <w:bottom w:val="nil"/>
            </w:tcBorders>
            <w:shd w:val="clear" w:color="auto" w:fill="FFFFFF"/>
            <w:vAlign w:val="center"/>
          </w:tcPr>
          <w:p w14:paraId="27DFB022"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2</w:t>
            </w:r>
          </w:p>
        </w:tc>
        <w:tc>
          <w:tcPr>
            <w:tcW w:w="1170" w:type="dxa"/>
            <w:tcBorders>
              <w:top w:val="nil"/>
              <w:bottom w:val="nil"/>
              <w:right w:val="single" w:sz="16" w:space="0" w:color="000000"/>
            </w:tcBorders>
            <w:shd w:val="clear" w:color="auto" w:fill="FFFFFF"/>
            <w:vAlign w:val="center"/>
          </w:tcPr>
          <w:p w14:paraId="4B74DEF8"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4.0%</w:t>
            </w:r>
          </w:p>
        </w:tc>
      </w:tr>
      <w:tr w:rsidR="002135ED" w:rsidRPr="001748C4" w14:paraId="3CDE80AC" w14:textId="77777777" w:rsidTr="002135ED">
        <w:trPr>
          <w:cantSplit/>
        </w:trPr>
        <w:tc>
          <w:tcPr>
            <w:tcW w:w="2448" w:type="dxa"/>
            <w:vMerge/>
            <w:tcBorders>
              <w:top w:val="nil"/>
              <w:left w:val="single" w:sz="16" w:space="0" w:color="000000"/>
              <w:bottom w:val="single" w:sz="16" w:space="0" w:color="000000"/>
              <w:right w:val="nil"/>
            </w:tcBorders>
            <w:shd w:val="clear" w:color="auto" w:fill="FFFFFF"/>
            <w:vAlign w:val="center"/>
          </w:tcPr>
          <w:p w14:paraId="14C60159" w14:textId="77777777" w:rsidR="002135ED" w:rsidRPr="001748C4" w:rsidRDefault="002135ED" w:rsidP="001748C4">
            <w:pPr>
              <w:spacing w:after="160" w:line="360" w:lineRule="auto"/>
              <w:jc w:val="both"/>
              <w:rPr>
                <w:rFonts w:ascii="Times New Roman" w:hAnsi="Times New Roman" w:cs="Times New Roman"/>
                <w:sz w:val="24"/>
                <w:szCs w:val="24"/>
              </w:rPr>
            </w:pPr>
          </w:p>
        </w:tc>
        <w:tc>
          <w:tcPr>
            <w:tcW w:w="3582" w:type="dxa"/>
            <w:tcBorders>
              <w:top w:val="nil"/>
              <w:left w:val="nil"/>
              <w:bottom w:val="nil"/>
              <w:right w:val="single" w:sz="16" w:space="0" w:color="000000"/>
            </w:tcBorders>
            <w:shd w:val="clear" w:color="auto" w:fill="FFFFFF"/>
            <w:vAlign w:val="center"/>
          </w:tcPr>
          <w:p w14:paraId="0B2E7246" w14:textId="36C0A7A2" w:rsidR="002135ED" w:rsidRPr="001748C4" w:rsidRDefault="004B453E"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2135ED" w:rsidRPr="001748C4">
              <w:rPr>
                <w:rFonts w:ascii="Times New Roman" w:hAnsi="Times New Roman" w:cs="Times New Roman"/>
                <w:sz w:val="24"/>
                <w:szCs w:val="24"/>
              </w:rPr>
              <w:t>NO CHANGE</w:t>
            </w:r>
          </w:p>
        </w:tc>
        <w:tc>
          <w:tcPr>
            <w:tcW w:w="900" w:type="dxa"/>
            <w:tcBorders>
              <w:top w:val="nil"/>
              <w:left w:val="single" w:sz="16" w:space="0" w:color="000000"/>
              <w:bottom w:val="nil"/>
            </w:tcBorders>
            <w:shd w:val="clear" w:color="auto" w:fill="FFFFFF"/>
            <w:vAlign w:val="center"/>
          </w:tcPr>
          <w:p w14:paraId="0FE2B116"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w:t>
            </w:r>
          </w:p>
        </w:tc>
        <w:tc>
          <w:tcPr>
            <w:tcW w:w="1170" w:type="dxa"/>
            <w:tcBorders>
              <w:top w:val="nil"/>
              <w:bottom w:val="nil"/>
              <w:right w:val="single" w:sz="16" w:space="0" w:color="000000"/>
            </w:tcBorders>
            <w:shd w:val="clear" w:color="auto" w:fill="FFFFFF"/>
            <w:vAlign w:val="center"/>
          </w:tcPr>
          <w:p w14:paraId="06B061AD"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2.0%</w:t>
            </w:r>
          </w:p>
        </w:tc>
      </w:tr>
      <w:tr w:rsidR="002135ED" w:rsidRPr="001748C4" w14:paraId="3D6D0209" w14:textId="77777777" w:rsidTr="002135ED">
        <w:trPr>
          <w:cantSplit/>
        </w:trPr>
        <w:tc>
          <w:tcPr>
            <w:tcW w:w="2448" w:type="dxa"/>
            <w:vMerge/>
            <w:tcBorders>
              <w:top w:val="nil"/>
              <w:left w:val="single" w:sz="16" w:space="0" w:color="000000"/>
              <w:bottom w:val="single" w:sz="16" w:space="0" w:color="000000"/>
              <w:right w:val="nil"/>
            </w:tcBorders>
            <w:shd w:val="clear" w:color="auto" w:fill="FFFFFF"/>
            <w:vAlign w:val="center"/>
          </w:tcPr>
          <w:p w14:paraId="0C143E27" w14:textId="77777777" w:rsidR="002135ED" w:rsidRPr="001748C4" w:rsidRDefault="002135ED" w:rsidP="001748C4">
            <w:pPr>
              <w:spacing w:after="160" w:line="360" w:lineRule="auto"/>
              <w:jc w:val="both"/>
              <w:rPr>
                <w:rFonts w:ascii="Times New Roman" w:hAnsi="Times New Roman" w:cs="Times New Roman"/>
                <w:sz w:val="24"/>
                <w:szCs w:val="24"/>
              </w:rPr>
            </w:pPr>
          </w:p>
        </w:tc>
        <w:tc>
          <w:tcPr>
            <w:tcW w:w="3582" w:type="dxa"/>
            <w:tcBorders>
              <w:top w:val="nil"/>
              <w:left w:val="nil"/>
              <w:bottom w:val="single" w:sz="16" w:space="0" w:color="000000"/>
              <w:right w:val="single" w:sz="16" w:space="0" w:color="000000"/>
            </w:tcBorders>
            <w:shd w:val="clear" w:color="auto" w:fill="FFFFFF"/>
            <w:vAlign w:val="center"/>
          </w:tcPr>
          <w:p w14:paraId="7FA12353" w14:textId="2BA2CA04" w:rsidR="002135ED" w:rsidRPr="001748C4" w:rsidRDefault="004B453E"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2135ED" w:rsidRPr="001748C4">
              <w:rPr>
                <w:rFonts w:ascii="Times New Roman" w:hAnsi="Times New Roman" w:cs="Times New Roman"/>
                <w:sz w:val="24"/>
                <w:szCs w:val="24"/>
              </w:rPr>
              <w:t>NOT SURE</w:t>
            </w:r>
          </w:p>
        </w:tc>
        <w:tc>
          <w:tcPr>
            <w:tcW w:w="900" w:type="dxa"/>
            <w:tcBorders>
              <w:top w:val="nil"/>
              <w:left w:val="single" w:sz="16" w:space="0" w:color="000000"/>
              <w:bottom w:val="single" w:sz="16" w:space="0" w:color="000000"/>
            </w:tcBorders>
            <w:shd w:val="clear" w:color="auto" w:fill="FFFFFF"/>
            <w:vAlign w:val="center"/>
          </w:tcPr>
          <w:p w14:paraId="63D51A17"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13</w:t>
            </w:r>
          </w:p>
        </w:tc>
        <w:tc>
          <w:tcPr>
            <w:tcW w:w="1170" w:type="dxa"/>
            <w:tcBorders>
              <w:top w:val="nil"/>
              <w:bottom w:val="single" w:sz="16" w:space="0" w:color="000000"/>
              <w:right w:val="single" w:sz="16" w:space="0" w:color="000000"/>
            </w:tcBorders>
            <w:shd w:val="clear" w:color="auto" w:fill="FFFFFF"/>
            <w:vAlign w:val="center"/>
          </w:tcPr>
          <w:p w14:paraId="0156D6C6"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26.0%</w:t>
            </w:r>
          </w:p>
        </w:tc>
      </w:tr>
    </w:tbl>
    <w:p w14:paraId="18E07846" w14:textId="77777777" w:rsidR="002135ED" w:rsidRPr="001748C4" w:rsidRDefault="002135ED" w:rsidP="001748C4">
      <w:pPr>
        <w:spacing w:after="160" w:line="360" w:lineRule="auto"/>
        <w:jc w:val="both"/>
        <w:rPr>
          <w:rFonts w:ascii="Times New Roman" w:hAnsi="Times New Roman" w:cs="Times New Roman"/>
          <w:sz w:val="24"/>
          <w:szCs w:val="24"/>
        </w:rPr>
      </w:pPr>
    </w:p>
    <w:p w14:paraId="2B42A7D9" w14:textId="1B260114" w:rsidR="0075679A" w:rsidRPr="003E5BA1" w:rsidRDefault="00397BA1"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The data reveals that Net Profit Margin (30%), Return on Assets (28%), and Customer Satisfaction (26%) are the primary indicators used to measure profitability at SONARWA, with Product Quality being less emphasized (16%). This suggests a strong focus on financial performance and stakeholder satisfaction. Regarding the impact of corporate governance between 2020 and 2024, 68% of respondents believe profitability has either increased significantly (38%) or slightly (30%), indicating a generally positive perception of governance reforms. Only a small portion noted a decrease (4%) or no change (2%), while 26% remain uncertain, highlighting a need for better communication or visibility around corporate changes. Overall, the data suggests corporate governance has positively influenced SONARWA’s profitability.</w:t>
      </w:r>
    </w:p>
    <w:p w14:paraId="372DF1C5" w14:textId="77777777" w:rsidR="0075679A" w:rsidRPr="001748C4" w:rsidRDefault="0075679A" w:rsidP="001748C4">
      <w:pPr>
        <w:spacing w:after="160" w:line="360" w:lineRule="auto"/>
        <w:jc w:val="both"/>
        <w:rPr>
          <w:rFonts w:ascii="Times New Roman" w:hAnsi="Times New Roman" w:cs="Times New Roman"/>
          <w:b/>
          <w:bCs/>
          <w:sz w:val="24"/>
          <w:szCs w:val="24"/>
        </w:rPr>
      </w:pPr>
    </w:p>
    <w:p w14:paraId="78A0E668" w14:textId="77777777" w:rsidR="0075679A" w:rsidRPr="001748C4" w:rsidRDefault="0075679A" w:rsidP="001748C4">
      <w:pPr>
        <w:spacing w:after="160" w:line="360" w:lineRule="auto"/>
        <w:jc w:val="both"/>
        <w:rPr>
          <w:rFonts w:ascii="Times New Roman" w:hAnsi="Times New Roman" w:cs="Times New Roman"/>
          <w:b/>
          <w:bCs/>
          <w:sz w:val="24"/>
          <w:szCs w:val="24"/>
        </w:rPr>
      </w:pPr>
    </w:p>
    <w:p w14:paraId="086F43A3" w14:textId="77777777" w:rsidR="009C24BB" w:rsidRPr="001748C4" w:rsidRDefault="009C24BB" w:rsidP="001748C4">
      <w:pPr>
        <w:spacing w:after="160" w:line="360" w:lineRule="auto"/>
        <w:jc w:val="both"/>
        <w:rPr>
          <w:rFonts w:ascii="Times New Roman" w:hAnsi="Times New Roman" w:cs="Times New Roman"/>
          <w:b/>
          <w:bCs/>
          <w:sz w:val="24"/>
          <w:szCs w:val="24"/>
        </w:rPr>
      </w:pPr>
    </w:p>
    <w:p w14:paraId="55305F92" w14:textId="77777777" w:rsidR="00D25F22" w:rsidRPr="001748C4" w:rsidRDefault="00D25F22" w:rsidP="001748C4">
      <w:pPr>
        <w:spacing w:after="160" w:line="360" w:lineRule="auto"/>
        <w:jc w:val="both"/>
        <w:rPr>
          <w:rFonts w:ascii="Times New Roman" w:hAnsi="Times New Roman" w:cs="Times New Roman"/>
          <w:b/>
          <w:bCs/>
          <w:sz w:val="24"/>
          <w:szCs w:val="24"/>
          <w:lang w:val="en-GB"/>
        </w:rPr>
      </w:pPr>
    </w:p>
    <w:p w14:paraId="515353B2" w14:textId="77777777" w:rsidR="00D25F22" w:rsidRPr="001748C4" w:rsidRDefault="00D25F22" w:rsidP="001748C4">
      <w:pPr>
        <w:spacing w:after="160" w:line="360" w:lineRule="auto"/>
        <w:jc w:val="both"/>
        <w:rPr>
          <w:rFonts w:ascii="Times New Roman" w:hAnsi="Times New Roman" w:cs="Times New Roman"/>
          <w:b/>
          <w:bCs/>
          <w:sz w:val="24"/>
          <w:szCs w:val="24"/>
          <w:lang w:val="en-GB"/>
        </w:rPr>
      </w:pPr>
    </w:p>
    <w:p w14:paraId="2C90F0F4" w14:textId="77777777" w:rsidR="00D25F22" w:rsidRPr="001748C4" w:rsidRDefault="00D25F22" w:rsidP="001748C4">
      <w:pPr>
        <w:spacing w:after="160" w:line="360" w:lineRule="auto"/>
        <w:jc w:val="both"/>
        <w:rPr>
          <w:rFonts w:ascii="Times New Roman" w:hAnsi="Times New Roman" w:cs="Times New Roman"/>
          <w:b/>
          <w:bCs/>
          <w:sz w:val="24"/>
          <w:szCs w:val="24"/>
          <w:lang w:val="en-GB"/>
        </w:rPr>
      </w:pPr>
    </w:p>
    <w:p w14:paraId="62205492" w14:textId="77777777" w:rsidR="00D25F22" w:rsidRPr="001748C4" w:rsidRDefault="00D25F22" w:rsidP="001748C4">
      <w:pPr>
        <w:spacing w:after="160" w:line="360" w:lineRule="auto"/>
        <w:jc w:val="both"/>
        <w:rPr>
          <w:rFonts w:ascii="Times New Roman" w:hAnsi="Times New Roman" w:cs="Times New Roman"/>
          <w:b/>
          <w:bCs/>
          <w:sz w:val="24"/>
          <w:szCs w:val="24"/>
          <w:lang w:val="en-GB"/>
        </w:rPr>
      </w:pPr>
    </w:p>
    <w:p w14:paraId="5F5D024C" w14:textId="77777777" w:rsidR="00D25F22" w:rsidRPr="001748C4" w:rsidRDefault="00D25F22" w:rsidP="001748C4">
      <w:pPr>
        <w:spacing w:after="160" w:line="360" w:lineRule="auto"/>
        <w:jc w:val="both"/>
        <w:rPr>
          <w:rFonts w:ascii="Times New Roman" w:hAnsi="Times New Roman" w:cs="Times New Roman"/>
          <w:b/>
          <w:bCs/>
          <w:sz w:val="24"/>
          <w:szCs w:val="24"/>
          <w:lang w:val="en-GB"/>
        </w:rPr>
      </w:pPr>
    </w:p>
    <w:p w14:paraId="2550616D" w14:textId="77777777" w:rsidR="00D25F22" w:rsidRPr="001748C4" w:rsidRDefault="00D25F22" w:rsidP="001748C4">
      <w:pPr>
        <w:spacing w:after="160" w:line="360" w:lineRule="auto"/>
        <w:jc w:val="both"/>
        <w:rPr>
          <w:rFonts w:ascii="Times New Roman" w:hAnsi="Times New Roman" w:cs="Times New Roman"/>
          <w:b/>
          <w:bCs/>
          <w:sz w:val="24"/>
          <w:szCs w:val="24"/>
          <w:lang w:val="en-GB"/>
        </w:rPr>
      </w:pPr>
    </w:p>
    <w:p w14:paraId="1D562877" w14:textId="77777777" w:rsidR="00CB67F1" w:rsidRPr="001748C4" w:rsidRDefault="00CB67F1" w:rsidP="001748C4">
      <w:pPr>
        <w:spacing w:after="160" w:line="360" w:lineRule="auto"/>
        <w:jc w:val="both"/>
        <w:rPr>
          <w:rFonts w:ascii="Times New Roman" w:hAnsi="Times New Roman" w:cs="Times New Roman"/>
          <w:b/>
          <w:bCs/>
          <w:sz w:val="24"/>
          <w:szCs w:val="24"/>
          <w:lang w:val="en-GB"/>
        </w:rPr>
      </w:pPr>
    </w:p>
    <w:p w14:paraId="24731C40" w14:textId="77777777" w:rsidR="00D25F22" w:rsidRDefault="00D25F22" w:rsidP="003E5BA1">
      <w:pPr>
        <w:spacing w:after="160" w:line="360" w:lineRule="auto"/>
        <w:jc w:val="both"/>
        <w:rPr>
          <w:rFonts w:ascii="Times New Roman" w:hAnsi="Times New Roman" w:cs="Times New Roman"/>
          <w:b/>
          <w:bCs/>
          <w:sz w:val="24"/>
          <w:szCs w:val="24"/>
          <w:lang w:val="en-GB"/>
        </w:rPr>
      </w:pPr>
    </w:p>
    <w:p w14:paraId="210281C0" w14:textId="77777777" w:rsidR="00F97EE7" w:rsidRDefault="00F97EE7" w:rsidP="003E5BA1">
      <w:pPr>
        <w:spacing w:after="160" w:line="360" w:lineRule="auto"/>
        <w:jc w:val="both"/>
        <w:rPr>
          <w:rFonts w:ascii="Times New Roman" w:hAnsi="Times New Roman" w:cs="Times New Roman"/>
          <w:b/>
          <w:bCs/>
          <w:sz w:val="24"/>
          <w:szCs w:val="24"/>
          <w:lang w:val="en-GB"/>
        </w:rPr>
      </w:pPr>
    </w:p>
    <w:p w14:paraId="295B66AD" w14:textId="77777777" w:rsidR="00F97EE7" w:rsidRDefault="00F97EE7" w:rsidP="003E5BA1">
      <w:pPr>
        <w:spacing w:after="160" w:line="360" w:lineRule="auto"/>
        <w:jc w:val="both"/>
        <w:rPr>
          <w:rFonts w:ascii="Times New Roman" w:hAnsi="Times New Roman" w:cs="Times New Roman"/>
          <w:b/>
          <w:bCs/>
          <w:sz w:val="24"/>
          <w:szCs w:val="24"/>
          <w:lang w:val="en-GB"/>
        </w:rPr>
      </w:pPr>
    </w:p>
    <w:p w14:paraId="5D53A165" w14:textId="77777777" w:rsidR="00F03160" w:rsidRDefault="00F03160" w:rsidP="003E5BA1">
      <w:pPr>
        <w:spacing w:after="160" w:line="360" w:lineRule="auto"/>
        <w:jc w:val="both"/>
        <w:rPr>
          <w:rFonts w:ascii="Times New Roman" w:hAnsi="Times New Roman" w:cs="Times New Roman"/>
          <w:b/>
          <w:bCs/>
          <w:sz w:val="24"/>
          <w:szCs w:val="24"/>
          <w:lang w:val="en-GB"/>
        </w:rPr>
      </w:pPr>
    </w:p>
    <w:p w14:paraId="77A9850F" w14:textId="447530BA" w:rsidR="00246119" w:rsidRPr="00246119" w:rsidRDefault="00246119" w:rsidP="00246119">
      <w:pPr>
        <w:pStyle w:val="Heading1"/>
      </w:pPr>
      <w:r>
        <w:lastRenderedPageBreak/>
        <w:t xml:space="preserve">                     </w:t>
      </w:r>
      <w:r w:rsidRPr="00246119">
        <w:t xml:space="preserve">CHAPTER 5: CONCLUSIONS AND RECOMMENDATIONS </w:t>
      </w:r>
    </w:p>
    <w:p w14:paraId="3D62759A" w14:textId="77777777" w:rsidR="00246119" w:rsidRPr="00246119" w:rsidRDefault="00246119" w:rsidP="00246119">
      <w:pPr>
        <w:spacing w:line="360" w:lineRule="auto"/>
        <w:jc w:val="both"/>
        <w:rPr>
          <w:rFonts w:ascii="Times New Roman" w:hAnsi="Times New Roman" w:cs="Times New Roman"/>
          <w:sz w:val="24"/>
          <w:szCs w:val="24"/>
        </w:rPr>
      </w:pPr>
      <w:r w:rsidRPr="00246119">
        <w:rPr>
          <w:rFonts w:ascii="Times New Roman" w:hAnsi="Times New Roman" w:cs="Times New Roman"/>
          <w:sz w:val="24"/>
          <w:szCs w:val="24"/>
        </w:rPr>
        <w:t xml:space="preserve">This chapter is devoted to conclusions derived from empirical findings of the study, the policy recommendations, limitations and suggestions for further research. This chapter gives a brief summary of the study and highlights various lessons that can be adopted in policy formulation by suggesting appropriate measures that can be instigated to foster economic development. The chapter also highlights the limitations of the current study and suggests areas for further research. </w:t>
      </w:r>
    </w:p>
    <w:p w14:paraId="4A610722" w14:textId="77777777" w:rsidR="00246119" w:rsidRDefault="00246119" w:rsidP="00246119">
      <w:pPr>
        <w:spacing w:line="360" w:lineRule="auto"/>
        <w:jc w:val="both"/>
        <w:rPr>
          <w:rFonts w:ascii="Times New Roman" w:hAnsi="Times New Roman" w:cs="Times New Roman"/>
        </w:rPr>
      </w:pPr>
    </w:p>
    <w:p w14:paraId="24288450" w14:textId="36C1F858" w:rsidR="00246119" w:rsidRPr="00246119" w:rsidRDefault="00246119" w:rsidP="00246119">
      <w:pPr>
        <w:pStyle w:val="Heading1"/>
      </w:pPr>
      <w:r w:rsidRPr="00246119">
        <w:t>5.1 Conclusions</w:t>
      </w:r>
    </w:p>
    <w:p w14:paraId="4168B8FE" w14:textId="77777777" w:rsidR="00246119" w:rsidRPr="00246119" w:rsidRDefault="00246119" w:rsidP="00246119">
      <w:pPr>
        <w:spacing w:line="360" w:lineRule="auto"/>
        <w:jc w:val="both"/>
        <w:rPr>
          <w:rFonts w:ascii="Times New Roman" w:hAnsi="Times New Roman" w:cs="Times New Roman"/>
          <w:sz w:val="24"/>
          <w:szCs w:val="24"/>
        </w:rPr>
      </w:pPr>
      <w:r w:rsidRPr="00246119">
        <w:rPr>
          <w:rFonts w:ascii="Times New Roman" w:hAnsi="Times New Roman" w:cs="Times New Roman"/>
          <w:sz w:val="24"/>
          <w:szCs w:val="24"/>
        </w:rPr>
        <w:t>The empirical findings of this study highlight the significant role of corporate governance in enhancing the profitability of insurance companies. Effective governance mechanisms, such as board independence, transparency, accountability, and risk management practices, were found to positively influence financial performance. Strong corporate governance not only improves operational efficiency but also fosters stakeholder confidence, reduces fraud, and ensures compliance with regulatory standards. These factors collectively contribute to sustainable profitability in the insurance sector.</w:t>
      </w:r>
    </w:p>
    <w:p w14:paraId="698DD07F" w14:textId="77777777" w:rsidR="00246119" w:rsidRPr="00246119" w:rsidRDefault="00246119" w:rsidP="00246119">
      <w:pPr>
        <w:spacing w:line="360" w:lineRule="auto"/>
        <w:jc w:val="both"/>
        <w:rPr>
          <w:rFonts w:ascii="Times New Roman" w:hAnsi="Times New Roman" w:cs="Times New Roman"/>
          <w:sz w:val="24"/>
          <w:szCs w:val="24"/>
        </w:rPr>
      </w:pPr>
      <w:r w:rsidRPr="00246119">
        <w:rPr>
          <w:rFonts w:ascii="Times New Roman" w:hAnsi="Times New Roman" w:cs="Times New Roman"/>
          <w:sz w:val="24"/>
          <w:szCs w:val="24"/>
        </w:rPr>
        <w:t>The study underscores that insurance companies with robust governance frameworks tend to exhibit better financial stability, higher shareholder returns, and improved market competitiveness. Policymakers and industry leaders should recognize corporate governance as a critical driver of profitability and long-term growth in the insurance industry.</w:t>
      </w:r>
    </w:p>
    <w:p w14:paraId="5C93AA53" w14:textId="77777777" w:rsidR="00246119" w:rsidRDefault="00246119" w:rsidP="00246119">
      <w:pPr>
        <w:spacing w:line="360" w:lineRule="auto"/>
        <w:jc w:val="both"/>
        <w:rPr>
          <w:rFonts w:ascii="Times New Roman" w:hAnsi="Times New Roman" w:cs="Times New Roman"/>
          <w:b/>
          <w:bCs/>
          <w:sz w:val="24"/>
          <w:szCs w:val="24"/>
        </w:rPr>
      </w:pPr>
    </w:p>
    <w:p w14:paraId="00848B61" w14:textId="075B81EA" w:rsidR="00246119" w:rsidRPr="00246119" w:rsidRDefault="00246119" w:rsidP="00246119">
      <w:pPr>
        <w:pStyle w:val="Heading1"/>
      </w:pPr>
      <w:r w:rsidRPr="00246119">
        <w:t>5.2 Recommendations</w:t>
      </w:r>
    </w:p>
    <w:p w14:paraId="77E3C9A6" w14:textId="77777777" w:rsidR="00246119" w:rsidRPr="00246119" w:rsidRDefault="00246119" w:rsidP="00246119">
      <w:pPr>
        <w:spacing w:line="360" w:lineRule="auto"/>
        <w:jc w:val="both"/>
        <w:rPr>
          <w:rFonts w:ascii="Times New Roman" w:hAnsi="Times New Roman" w:cs="Times New Roman"/>
          <w:sz w:val="24"/>
          <w:szCs w:val="24"/>
        </w:rPr>
      </w:pPr>
      <w:r w:rsidRPr="00246119">
        <w:rPr>
          <w:rFonts w:ascii="Times New Roman" w:hAnsi="Times New Roman" w:cs="Times New Roman"/>
          <w:sz w:val="24"/>
          <w:szCs w:val="24"/>
        </w:rPr>
        <w:t>To strengthen corporate governance and enhance profitability in insurance companies, the following measures are recommended:</w:t>
      </w:r>
    </w:p>
    <w:p w14:paraId="78BBD519" w14:textId="77777777" w:rsidR="00246119" w:rsidRPr="00246119" w:rsidRDefault="00246119" w:rsidP="00246119">
      <w:pPr>
        <w:spacing w:line="360" w:lineRule="auto"/>
        <w:jc w:val="both"/>
        <w:rPr>
          <w:rFonts w:ascii="Times New Roman" w:hAnsi="Times New Roman" w:cs="Times New Roman"/>
          <w:sz w:val="24"/>
          <w:szCs w:val="24"/>
        </w:rPr>
      </w:pPr>
      <w:proofErr w:type="spellStart"/>
      <w:r w:rsidRPr="00246119">
        <w:rPr>
          <w:rFonts w:ascii="Times New Roman" w:hAnsi="Times New Roman" w:cs="Times New Roman"/>
          <w:b/>
          <w:bCs/>
          <w:sz w:val="24"/>
          <w:szCs w:val="24"/>
        </w:rPr>
        <w:t>i</w:t>
      </w:r>
      <w:proofErr w:type="spellEnd"/>
      <w:r w:rsidRPr="00246119">
        <w:rPr>
          <w:rFonts w:ascii="Times New Roman" w:hAnsi="Times New Roman" w:cs="Times New Roman"/>
          <w:b/>
          <w:bCs/>
          <w:sz w:val="24"/>
          <w:szCs w:val="24"/>
        </w:rPr>
        <w:t>.</w:t>
      </w:r>
      <w:r w:rsidRPr="00246119">
        <w:rPr>
          <w:rFonts w:ascii="Times New Roman" w:hAnsi="Times New Roman" w:cs="Times New Roman"/>
          <w:sz w:val="24"/>
          <w:szCs w:val="24"/>
        </w:rPr>
        <w:t xml:space="preserve"> Insurance firms should ensure a balanced composition of executive and non-executive directors to promote unbiased decision-making.</w:t>
      </w:r>
    </w:p>
    <w:p w14:paraId="58EB05C2" w14:textId="77777777" w:rsidR="00246119" w:rsidRPr="00246119" w:rsidRDefault="00246119" w:rsidP="00246119">
      <w:pPr>
        <w:spacing w:line="360" w:lineRule="auto"/>
        <w:jc w:val="both"/>
        <w:rPr>
          <w:rFonts w:ascii="Times New Roman" w:hAnsi="Times New Roman" w:cs="Times New Roman"/>
          <w:sz w:val="24"/>
          <w:szCs w:val="24"/>
        </w:rPr>
      </w:pPr>
      <w:r w:rsidRPr="00246119">
        <w:rPr>
          <w:rFonts w:ascii="Times New Roman" w:hAnsi="Times New Roman" w:cs="Times New Roman"/>
          <w:b/>
          <w:bCs/>
          <w:sz w:val="24"/>
          <w:szCs w:val="24"/>
        </w:rPr>
        <w:t>ii.</w:t>
      </w:r>
      <w:r w:rsidRPr="00246119">
        <w:rPr>
          <w:rFonts w:ascii="Times New Roman" w:hAnsi="Times New Roman" w:cs="Times New Roman"/>
          <w:sz w:val="24"/>
          <w:szCs w:val="24"/>
        </w:rPr>
        <w:t xml:space="preserve"> Regular training programs should be conducted to keep board members updated on industry trends and governance best practices.</w:t>
      </w:r>
    </w:p>
    <w:p w14:paraId="4B48D00C" w14:textId="77777777" w:rsidR="00246119" w:rsidRPr="00246119" w:rsidRDefault="00246119" w:rsidP="00246119">
      <w:pPr>
        <w:spacing w:line="360" w:lineRule="auto"/>
        <w:jc w:val="both"/>
        <w:rPr>
          <w:rFonts w:ascii="Times New Roman" w:hAnsi="Times New Roman" w:cs="Times New Roman"/>
          <w:sz w:val="24"/>
          <w:szCs w:val="24"/>
        </w:rPr>
      </w:pPr>
      <w:r w:rsidRPr="00246119">
        <w:rPr>
          <w:rFonts w:ascii="Times New Roman" w:hAnsi="Times New Roman" w:cs="Times New Roman"/>
          <w:b/>
          <w:bCs/>
          <w:sz w:val="24"/>
          <w:szCs w:val="24"/>
        </w:rPr>
        <w:t xml:space="preserve">iii. </w:t>
      </w:r>
      <w:r w:rsidRPr="00246119">
        <w:rPr>
          <w:rFonts w:ascii="Times New Roman" w:hAnsi="Times New Roman" w:cs="Times New Roman"/>
          <w:sz w:val="24"/>
          <w:szCs w:val="24"/>
        </w:rPr>
        <w:t>Companies should adopt stringent financial reporting standards and disclose key performance indicators (KPIs) to stakeholders.</w:t>
      </w:r>
    </w:p>
    <w:p w14:paraId="43623DC4" w14:textId="77777777" w:rsidR="00246119" w:rsidRPr="00246119" w:rsidRDefault="00246119" w:rsidP="00246119">
      <w:pPr>
        <w:spacing w:line="360" w:lineRule="auto"/>
        <w:jc w:val="both"/>
        <w:rPr>
          <w:rFonts w:ascii="Times New Roman" w:hAnsi="Times New Roman" w:cs="Times New Roman"/>
          <w:sz w:val="24"/>
          <w:szCs w:val="24"/>
        </w:rPr>
      </w:pPr>
      <w:r w:rsidRPr="00246119">
        <w:rPr>
          <w:rFonts w:ascii="Times New Roman" w:hAnsi="Times New Roman" w:cs="Times New Roman"/>
          <w:b/>
          <w:bCs/>
          <w:sz w:val="24"/>
          <w:szCs w:val="24"/>
        </w:rPr>
        <w:t>iv.</w:t>
      </w:r>
      <w:r w:rsidRPr="00246119">
        <w:rPr>
          <w:rFonts w:ascii="Times New Roman" w:hAnsi="Times New Roman" w:cs="Times New Roman"/>
          <w:sz w:val="24"/>
          <w:szCs w:val="24"/>
        </w:rPr>
        <w:t xml:space="preserve"> Implementing digital reporting systems can enhance accountability and reduce information asymmetry.</w:t>
      </w:r>
    </w:p>
    <w:p w14:paraId="2AE86724" w14:textId="77777777" w:rsidR="00246119" w:rsidRPr="00246119" w:rsidRDefault="00246119" w:rsidP="00246119">
      <w:pPr>
        <w:spacing w:line="360" w:lineRule="auto"/>
        <w:jc w:val="both"/>
        <w:rPr>
          <w:rFonts w:ascii="Times New Roman" w:hAnsi="Times New Roman" w:cs="Times New Roman"/>
          <w:sz w:val="24"/>
          <w:szCs w:val="24"/>
        </w:rPr>
      </w:pPr>
      <w:r w:rsidRPr="00246119">
        <w:rPr>
          <w:rFonts w:ascii="Times New Roman" w:hAnsi="Times New Roman" w:cs="Times New Roman"/>
          <w:b/>
          <w:bCs/>
          <w:sz w:val="24"/>
          <w:szCs w:val="24"/>
        </w:rPr>
        <w:t>v.</w:t>
      </w:r>
      <w:r w:rsidRPr="00246119">
        <w:rPr>
          <w:rFonts w:ascii="Times New Roman" w:hAnsi="Times New Roman" w:cs="Times New Roman"/>
          <w:sz w:val="24"/>
          <w:szCs w:val="24"/>
        </w:rPr>
        <w:t xml:space="preserve"> Effective risk assessment and mitigation strategies should be integrated into corporate governance policies.</w:t>
      </w:r>
    </w:p>
    <w:p w14:paraId="69993AF2" w14:textId="77777777" w:rsidR="00246119" w:rsidRDefault="00246119" w:rsidP="00246119">
      <w:pPr>
        <w:spacing w:line="360" w:lineRule="auto"/>
        <w:jc w:val="both"/>
        <w:rPr>
          <w:rFonts w:ascii="Times New Roman" w:hAnsi="Times New Roman" w:cs="Times New Roman"/>
          <w:sz w:val="24"/>
          <w:szCs w:val="24"/>
        </w:rPr>
      </w:pPr>
      <w:r w:rsidRPr="00246119">
        <w:rPr>
          <w:rFonts w:ascii="Times New Roman" w:hAnsi="Times New Roman" w:cs="Times New Roman"/>
          <w:b/>
          <w:bCs/>
          <w:sz w:val="24"/>
          <w:szCs w:val="24"/>
        </w:rPr>
        <w:lastRenderedPageBreak/>
        <w:t>vi.</w:t>
      </w:r>
      <w:r w:rsidRPr="00246119">
        <w:rPr>
          <w:rFonts w:ascii="Times New Roman" w:hAnsi="Times New Roman" w:cs="Times New Roman"/>
          <w:sz w:val="24"/>
          <w:szCs w:val="24"/>
        </w:rPr>
        <w:t xml:space="preserve"> Firms should foster active participation of shareholders in governance through regular meetings and feedback mechanisms.</w:t>
      </w:r>
    </w:p>
    <w:p w14:paraId="6CA60B9A" w14:textId="3FEFB255" w:rsidR="00246119" w:rsidRPr="00246119" w:rsidRDefault="00246119" w:rsidP="00246119">
      <w:pPr>
        <w:pStyle w:val="Heading1"/>
      </w:pPr>
      <w:r w:rsidRPr="00246119">
        <w:t>5.3 Suggestions for Further Research</w:t>
      </w:r>
    </w:p>
    <w:p w14:paraId="3917FBC5" w14:textId="341B6581" w:rsidR="00246119" w:rsidRPr="00246119" w:rsidRDefault="00246119" w:rsidP="00246119">
      <w:pPr>
        <w:spacing w:line="360" w:lineRule="auto"/>
        <w:jc w:val="both"/>
        <w:rPr>
          <w:rFonts w:ascii="Times New Roman" w:hAnsi="Times New Roman" w:cs="Times New Roman"/>
          <w:sz w:val="24"/>
          <w:szCs w:val="24"/>
        </w:rPr>
      </w:pPr>
      <w:r w:rsidRPr="00246119">
        <w:rPr>
          <w:rFonts w:ascii="Times New Roman" w:hAnsi="Times New Roman" w:cs="Times New Roman"/>
          <w:sz w:val="24"/>
          <w:szCs w:val="24"/>
        </w:rPr>
        <w:t>Future research could explore the impact of digital transformation</w:t>
      </w:r>
      <w:r>
        <w:rPr>
          <w:rFonts w:ascii="Times New Roman" w:hAnsi="Times New Roman" w:cs="Times New Roman"/>
          <w:sz w:val="24"/>
          <w:szCs w:val="24"/>
        </w:rPr>
        <w:t xml:space="preserve"> </w:t>
      </w:r>
      <w:r w:rsidRPr="00246119">
        <w:rPr>
          <w:rFonts w:ascii="Times New Roman" w:hAnsi="Times New Roman" w:cs="Times New Roman"/>
          <w:sz w:val="24"/>
          <w:szCs w:val="24"/>
        </w:rPr>
        <w:t>such as the adoption of artificial intelligence and blockchain</w:t>
      </w:r>
      <w:r>
        <w:rPr>
          <w:rFonts w:ascii="Times New Roman" w:hAnsi="Times New Roman" w:cs="Times New Roman"/>
          <w:sz w:val="24"/>
          <w:szCs w:val="24"/>
        </w:rPr>
        <w:t xml:space="preserve"> </w:t>
      </w:r>
      <w:r w:rsidRPr="00246119">
        <w:rPr>
          <w:rFonts w:ascii="Times New Roman" w:hAnsi="Times New Roman" w:cs="Times New Roman"/>
          <w:sz w:val="24"/>
          <w:szCs w:val="24"/>
        </w:rPr>
        <w:t>on corporate governance in insurance firms, examining how these technologies influence decision-making, transparency, and accountability. Additionally, comparative studies across different countries could help identify best practices in governance models, shedding light on the most effective frameworks for the insurance sector. Another important area of investigation is the relationship between corporate governance and customer trust, as strong governance practices may play a crucial role in building and maintaining trust in an increasingly competitive and digitally driven insurance industry.</w:t>
      </w:r>
    </w:p>
    <w:p w14:paraId="47A3AFE2" w14:textId="77777777" w:rsidR="00246119" w:rsidRDefault="00246119" w:rsidP="003E5BA1">
      <w:pPr>
        <w:spacing w:after="160" w:line="360" w:lineRule="auto"/>
        <w:jc w:val="both"/>
        <w:rPr>
          <w:rFonts w:ascii="Times New Roman" w:hAnsi="Times New Roman" w:cs="Times New Roman"/>
          <w:b/>
          <w:bCs/>
          <w:sz w:val="24"/>
          <w:szCs w:val="24"/>
          <w:lang w:val="en-GB"/>
        </w:rPr>
      </w:pPr>
    </w:p>
    <w:p w14:paraId="54FA8704" w14:textId="77777777" w:rsidR="00246119" w:rsidRDefault="00246119" w:rsidP="003E5BA1">
      <w:pPr>
        <w:spacing w:after="160" w:line="360" w:lineRule="auto"/>
        <w:jc w:val="both"/>
        <w:rPr>
          <w:rFonts w:ascii="Times New Roman" w:hAnsi="Times New Roman" w:cs="Times New Roman"/>
          <w:b/>
          <w:bCs/>
          <w:sz w:val="24"/>
          <w:szCs w:val="24"/>
          <w:lang w:val="en-GB"/>
        </w:rPr>
      </w:pPr>
    </w:p>
    <w:p w14:paraId="57433FB5" w14:textId="77777777" w:rsidR="00246119" w:rsidRDefault="00246119" w:rsidP="003E5BA1">
      <w:pPr>
        <w:spacing w:after="160" w:line="360" w:lineRule="auto"/>
        <w:jc w:val="both"/>
        <w:rPr>
          <w:rFonts w:ascii="Times New Roman" w:hAnsi="Times New Roman" w:cs="Times New Roman"/>
          <w:b/>
          <w:bCs/>
          <w:sz w:val="24"/>
          <w:szCs w:val="24"/>
          <w:lang w:val="en-GB"/>
        </w:rPr>
      </w:pPr>
    </w:p>
    <w:p w14:paraId="1410AC52" w14:textId="77777777" w:rsidR="00246119" w:rsidRDefault="00246119" w:rsidP="003E5BA1">
      <w:pPr>
        <w:spacing w:after="160" w:line="360" w:lineRule="auto"/>
        <w:jc w:val="both"/>
        <w:rPr>
          <w:rFonts w:ascii="Times New Roman" w:hAnsi="Times New Roman" w:cs="Times New Roman"/>
          <w:b/>
          <w:bCs/>
          <w:sz w:val="24"/>
          <w:szCs w:val="24"/>
          <w:lang w:val="en-GB"/>
        </w:rPr>
      </w:pPr>
    </w:p>
    <w:p w14:paraId="101ED119" w14:textId="77777777" w:rsidR="00246119" w:rsidRDefault="00246119" w:rsidP="003E5BA1">
      <w:pPr>
        <w:spacing w:after="160" w:line="360" w:lineRule="auto"/>
        <w:jc w:val="both"/>
        <w:rPr>
          <w:rFonts w:ascii="Times New Roman" w:hAnsi="Times New Roman" w:cs="Times New Roman"/>
          <w:b/>
          <w:bCs/>
          <w:sz w:val="24"/>
          <w:szCs w:val="24"/>
          <w:lang w:val="en-GB"/>
        </w:rPr>
      </w:pPr>
    </w:p>
    <w:p w14:paraId="39A075F3" w14:textId="77777777" w:rsidR="00246119" w:rsidRDefault="00246119" w:rsidP="003E5BA1">
      <w:pPr>
        <w:spacing w:after="160" w:line="360" w:lineRule="auto"/>
        <w:jc w:val="both"/>
        <w:rPr>
          <w:rFonts w:ascii="Times New Roman" w:hAnsi="Times New Roman" w:cs="Times New Roman"/>
          <w:b/>
          <w:bCs/>
          <w:sz w:val="24"/>
          <w:szCs w:val="24"/>
          <w:lang w:val="en-GB"/>
        </w:rPr>
      </w:pPr>
    </w:p>
    <w:p w14:paraId="49528544" w14:textId="77777777" w:rsidR="00246119" w:rsidRDefault="00246119" w:rsidP="003E5BA1">
      <w:pPr>
        <w:spacing w:after="160" w:line="360" w:lineRule="auto"/>
        <w:jc w:val="both"/>
        <w:rPr>
          <w:rFonts w:ascii="Times New Roman" w:hAnsi="Times New Roman" w:cs="Times New Roman"/>
          <w:b/>
          <w:bCs/>
          <w:sz w:val="24"/>
          <w:szCs w:val="24"/>
          <w:lang w:val="en-GB"/>
        </w:rPr>
      </w:pPr>
    </w:p>
    <w:p w14:paraId="14E10D3A" w14:textId="77777777" w:rsidR="00246119" w:rsidRDefault="00246119" w:rsidP="003E5BA1">
      <w:pPr>
        <w:spacing w:after="160" w:line="360" w:lineRule="auto"/>
        <w:jc w:val="both"/>
        <w:rPr>
          <w:rFonts w:ascii="Times New Roman" w:hAnsi="Times New Roman" w:cs="Times New Roman"/>
          <w:b/>
          <w:bCs/>
          <w:sz w:val="24"/>
          <w:szCs w:val="24"/>
          <w:lang w:val="en-GB"/>
        </w:rPr>
      </w:pPr>
    </w:p>
    <w:p w14:paraId="5CDD5799" w14:textId="77777777" w:rsidR="00246119" w:rsidRDefault="00246119" w:rsidP="003E5BA1">
      <w:pPr>
        <w:spacing w:after="160" w:line="360" w:lineRule="auto"/>
        <w:jc w:val="both"/>
        <w:rPr>
          <w:rFonts w:ascii="Times New Roman" w:hAnsi="Times New Roman" w:cs="Times New Roman"/>
          <w:b/>
          <w:bCs/>
          <w:sz w:val="24"/>
          <w:szCs w:val="24"/>
          <w:lang w:val="en-GB"/>
        </w:rPr>
      </w:pPr>
    </w:p>
    <w:p w14:paraId="06BB2C18" w14:textId="77777777" w:rsidR="00246119" w:rsidRDefault="00246119" w:rsidP="003E5BA1">
      <w:pPr>
        <w:spacing w:after="160" w:line="360" w:lineRule="auto"/>
        <w:jc w:val="both"/>
        <w:rPr>
          <w:rFonts w:ascii="Times New Roman" w:hAnsi="Times New Roman" w:cs="Times New Roman"/>
          <w:b/>
          <w:bCs/>
          <w:sz w:val="24"/>
          <w:szCs w:val="24"/>
          <w:lang w:val="en-GB"/>
        </w:rPr>
      </w:pPr>
    </w:p>
    <w:p w14:paraId="284EF11D" w14:textId="77777777" w:rsidR="00246119" w:rsidRDefault="00246119" w:rsidP="003E5BA1">
      <w:pPr>
        <w:spacing w:after="160" w:line="360" w:lineRule="auto"/>
        <w:jc w:val="both"/>
        <w:rPr>
          <w:rFonts w:ascii="Times New Roman" w:hAnsi="Times New Roman" w:cs="Times New Roman"/>
          <w:b/>
          <w:bCs/>
          <w:sz w:val="24"/>
          <w:szCs w:val="24"/>
          <w:lang w:val="en-GB"/>
        </w:rPr>
      </w:pPr>
    </w:p>
    <w:p w14:paraId="373EFF1F" w14:textId="77777777" w:rsidR="00246119" w:rsidRDefault="00246119" w:rsidP="003E5BA1">
      <w:pPr>
        <w:spacing w:after="160" w:line="360" w:lineRule="auto"/>
        <w:jc w:val="both"/>
        <w:rPr>
          <w:rFonts w:ascii="Times New Roman" w:hAnsi="Times New Roman" w:cs="Times New Roman"/>
          <w:b/>
          <w:bCs/>
          <w:sz w:val="24"/>
          <w:szCs w:val="24"/>
          <w:lang w:val="en-GB"/>
        </w:rPr>
      </w:pPr>
    </w:p>
    <w:p w14:paraId="2C301A6E" w14:textId="77777777" w:rsidR="00246119" w:rsidRDefault="00246119" w:rsidP="003E5BA1">
      <w:pPr>
        <w:spacing w:after="160" w:line="360" w:lineRule="auto"/>
        <w:jc w:val="both"/>
        <w:rPr>
          <w:rFonts w:ascii="Times New Roman" w:hAnsi="Times New Roman" w:cs="Times New Roman"/>
          <w:b/>
          <w:bCs/>
          <w:sz w:val="24"/>
          <w:szCs w:val="24"/>
          <w:lang w:val="en-GB"/>
        </w:rPr>
      </w:pPr>
    </w:p>
    <w:p w14:paraId="68CFA782" w14:textId="77777777" w:rsidR="00246119" w:rsidRDefault="00246119" w:rsidP="003E5BA1">
      <w:pPr>
        <w:spacing w:after="160" w:line="360" w:lineRule="auto"/>
        <w:jc w:val="both"/>
        <w:rPr>
          <w:rFonts w:ascii="Times New Roman" w:hAnsi="Times New Roman" w:cs="Times New Roman"/>
          <w:b/>
          <w:bCs/>
          <w:sz w:val="24"/>
          <w:szCs w:val="24"/>
          <w:lang w:val="en-GB"/>
        </w:rPr>
      </w:pPr>
    </w:p>
    <w:p w14:paraId="7625CDCF" w14:textId="77777777" w:rsidR="00246119" w:rsidRDefault="00246119" w:rsidP="003E5BA1">
      <w:pPr>
        <w:spacing w:after="160" w:line="360" w:lineRule="auto"/>
        <w:jc w:val="both"/>
        <w:rPr>
          <w:rFonts w:ascii="Times New Roman" w:hAnsi="Times New Roman" w:cs="Times New Roman"/>
          <w:b/>
          <w:bCs/>
          <w:sz w:val="24"/>
          <w:szCs w:val="24"/>
          <w:lang w:val="en-GB"/>
        </w:rPr>
      </w:pPr>
    </w:p>
    <w:p w14:paraId="1FF668B1" w14:textId="77777777" w:rsidR="00246119" w:rsidRDefault="00246119" w:rsidP="003E5BA1">
      <w:pPr>
        <w:spacing w:after="160" w:line="360" w:lineRule="auto"/>
        <w:jc w:val="both"/>
        <w:rPr>
          <w:rFonts w:ascii="Times New Roman" w:hAnsi="Times New Roman" w:cs="Times New Roman"/>
          <w:b/>
          <w:bCs/>
          <w:sz w:val="24"/>
          <w:szCs w:val="24"/>
          <w:lang w:val="en-GB"/>
        </w:rPr>
      </w:pPr>
    </w:p>
    <w:p w14:paraId="68730631" w14:textId="77777777" w:rsidR="00246119" w:rsidRDefault="00246119" w:rsidP="003E5BA1">
      <w:pPr>
        <w:spacing w:after="160" w:line="360" w:lineRule="auto"/>
        <w:jc w:val="both"/>
        <w:rPr>
          <w:rFonts w:ascii="Times New Roman" w:hAnsi="Times New Roman" w:cs="Times New Roman"/>
          <w:b/>
          <w:bCs/>
          <w:sz w:val="24"/>
          <w:szCs w:val="24"/>
          <w:lang w:val="en-GB"/>
        </w:rPr>
      </w:pPr>
    </w:p>
    <w:p w14:paraId="46A16C8B" w14:textId="77777777" w:rsidR="00246119" w:rsidRPr="003E5BA1" w:rsidRDefault="00246119" w:rsidP="003E5BA1">
      <w:pPr>
        <w:spacing w:after="160" w:line="360" w:lineRule="auto"/>
        <w:jc w:val="both"/>
        <w:rPr>
          <w:rFonts w:ascii="Times New Roman" w:hAnsi="Times New Roman" w:cs="Times New Roman"/>
          <w:b/>
          <w:bCs/>
          <w:sz w:val="24"/>
          <w:szCs w:val="24"/>
          <w:lang w:val="en-GB"/>
        </w:rPr>
      </w:pPr>
    </w:p>
    <w:sdt>
      <w:sdtPr>
        <w:rPr>
          <w:rFonts w:ascii="Times New Roman" w:hAnsi="Times New Roman" w:cs="Times New Roman"/>
          <w:b w:val="0"/>
          <w:bCs w:val="0"/>
          <w:sz w:val="20"/>
          <w:szCs w:val="20"/>
        </w:rPr>
        <w:id w:val="-928269990"/>
        <w:docPartObj>
          <w:docPartGallery w:val="Bibliographies"/>
          <w:docPartUnique/>
        </w:docPartObj>
      </w:sdtPr>
      <w:sdtContent>
        <w:p w14:paraId="1D53A635" w14:textId="77777777" w:rsidR="00000D44" w:rsidRPr="003E5BA1" w:rsidRDefault="00000D44" w:rsidP="003E5BA1">
          <w:pPr>
            <w:pStyle w:val="Heading1"/>
            <w:spacing w:line="360" w:lineRule="auto"/>
            <w:jc w:val="both"/>
            <w:rPr>
              <w:rFonts w:ascii="Times New Roman" w:hAnsi="Times New Roman" w:cs="Times New Roman"/>
              <w:b w:val="0"/>
              <w:bCs w:val="0"/>
            </w:rPr>
          </w:pPr>
        </w:p>
        <w:p w14:paraId="65BE7CBF" w14:textId="2F8F08DC" w:rsidR="003E6E86" w:rsidRPr="003E5BA1" w:rsidRDefault="003E6E86" w:rsidP="003E5BA1">
          <w:pPr>
            <w:pStyle w:val="Heading1"/>
            <w:spacing w:line="360" w:lineRule="auto"/>
            <w:jc w:val="both"/>
            <w:rPr>
              <w:rFonts w:ascii="Times New Roman" w:hAnsi="Times New Roman" w:cs="Times New Roman"/>
            </w:rPr>
          </w:pPr>
          <w:bookmarkStart w:id="170" w:name="_Toc202527998"/>
          <w:r w:rsidRPr="003E5BA1">
            <w:rPr>
              <w:rFonts w:ascii="Times New Roman" w:hAnsi="Times New Roman" w:cs="Times New Roman"/>
            </w:rPr>
            <w:t>References</w:t>
          </w:r>
          <w:bookmarkEnd w:id="170"/>
        </w:p>
        <w:sdt>
          <w:sdtPr>
            <w:rPr>
              <w:rFonts w:ascii="Times New Roman" w:hAnsi="Times New Roman" w:cs="Times New Roman"/>
              <w:sz w:val="24"/>
              <w:szCs w:val="24"/>
            </w:rPr>
            <w:id w:val="1808665521"/>
            <w:bibliography/>
          </w:sdtPr>
          <w:sdtContent>
            <w:p w14:paraId="542ACDAF" w14:textId="77777777" w:rsidR="005A6D00" w:rsidRPr="003E5BA1" w:rsidRDefault="003E6E86" w:rsidP="003E5BA1">
              <w:pPr>
                <w:pStyle w:val="Bibliography"/>
                <w:spacing w:line="360" w:lineRule="auto"/>
                <w:ind w:left="720" w:hanging="720"/>
                <w:jc w:val="both"/>
                <w:rPr>
                  <w:rFonts w:ascii="Times New Roman" w:hAnsi="Times New Roman" w:cs="Times New Roman"/>
                  <w:noProof/>
                  <w:sz w:val="24"/>
                  <w:szCs w:val="24"/>
                </w:rPr>
              </w:pPr>
              <w:r w:rsidRPr="001748C4">
                <w:rPr>
                  <w:rFonts w:ascii="Times New Roman" w:hAnsi="Times New Roman" w:cs="Times New Roman"/>
                  <w:sz w:val="24"/>
                  <w:szCs w:val="24"/>
                </w:rPr>
                <w:fldChar w:fldCharType="begin"/>
              </w:r>
              <w:r w:rsidRPr="001748C4">
                <w:rPr>
                  <w:rFonts w:ascii="Times New Roman" w:hAnsi="Times New Roman" w:cs="Times New Roman"/>
                  <w:sz w:val="24"/>
                  <w:szCs w:val="24"/>
                </w:rPr>
                <w:instrText xml:space="preserve"> BIBLIOGRAPHY </w:instrText>
              </w:r>
              <w:r w:rsidRPr="001748C4">
                <w:rPr>
                  <w:rFonts w:ascii="Times New Roman" w:hAnsi="Times New Roman" w:cs="Times New Roman"/>
                  <w:sz w:val="24"/>
                  <w:szCs w:val="24"/>
                </w:rPr>
                <w:fldChar w:fldCharType="separate"/>
              </w:r>
              <w:r w:rsidR="005A6D00" w:rsidRPr="003E5BA1">
                <w:rPr>
                  <w:rFonts w:ascii="Times New Roman" w:hAnsi="Times New Roman" w:cs="Times New Roman"/>
                  <w:noProof/>
                  <w:sz w:val="24"/>
                  <w:szCs w:val="24"/>
                </w:rPr>
                <w:t xml:space="preserve">Bauer, M., Smith, L., &amp; Thompson, R. (2021). The role of corporate governance in modern organizations. </w:t>
              </w:r>
              <w:r w:rsidR="005A6D00" w:rsidRPr="003E5BA1">
                <w:rPr>
                  <w:rFonts w:ascii="Times New Roman" w:hAnsi="Times New Roman" w:cs="Times New Roman"/>
                  <w:i/>
                  <w:iCs/>
                  <w:noProof/>
                  <w:sz w:val="24"/>
                  <w:szCs w:val="24"/>
                </w:rPr>
                <w:t>Business Press</w:t>
              </w:r>
              <w:r w:rsidR="005A6D00" w:rsidRPr="003E5BA1">
                <w:rPr>
                  <w:rFonts w:ascii="Times New Roman" w:hAnsi="Times New Roman" w:cs="Times New Roman"/>
                  <w:noProof/>
                  <w:sz w:val="24"/>
                  <w:szCs w:val="24"/>
                </w:rPr>
                <w:t>.</w:t>
              </w:r>
            </w:p>
            <w:p w14:paraId="0921A73E"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Bowling, A. (2022). Research methods in healthInvestigating health and health services (5th ed.). </w:t>
              </w:r>
              <w:r w:rsidRPr="003E5BA1">
                <w:rPr>
                  <w:rFonts w:ascii="Times New Roman" w:hAnsi="Times New Roman" w:cs="Times New Roman"/>
                  <w:i/>
                  <w:iCs/>
                  <w:noProof/>
                  <w:sz w:val="24"/>
                  <w:szCs w:val="24"/>
                </w:rPr>
                <w:t>Open</w:t>
              </w:r>
              <w:r w:rsidRPr="003E5BA1">
                <w:rPr>
                  <w:rFonts w:ascii="Times New Roman" w:hAnsi="Times New Roman" w:cs="Times New Roman"/>
                  <w:noProof/>
                  <w:sz w:val="24"/>
                  <w:szCs w:val="24"/>
                </w:rPr>
                <w:t>.</w:t>
              </w:r>
            </w:p>
            <w:p w14:paraId="6B19A1E1"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Clarke, T. ( 2023). Theories of corporate governance and implications for the insurance sector in Africa. </w:t>
              </w:r>
              <w:r w:rsidRPr="003E5BA1">
                <w:rPr>
                  <w:rFonts w:ascii="Times New Roman" w:hAnsi="Times New Roman" w:cs="Times New Roman"/>
                  <w:i/>
                  <w:iCs/>
                  <w:noProof/>
                  <w:sz w:val="24"/>
                  <w:szCs w:val="24"/>
                </w:rPr>
                <w:t>International Journal of Corporate Governance, 14</w:t>
              </w:r>
              <w:r w:rsidRPr="003E5BA1">
                <w:rPr>
                  <w:rFonts w:ascii="Times New Roman" w:hAnsi="Times New Roman" w:cs="Times New Roman"/>
                  <w:noProof/>
                  <w:sz w:val="24"/>
                  <w:szCs w:val="24"/>
                </w:rPr>
                <w:t>(4), 350-368.</w:t>
              </w:r>
            </w:p>
            <w:p w14:paraId="516422F5"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Creswell, J. W. (2014). Research design: Qualitative, quantitative, and mixed methods approaches. </w:t>
              </w:r>
              <w:r w:rsidRPr="003E5BA1">
                <w:rPr>
                  <w:rFonts w:ascii="Times New Roman" w:hAnsi="Times New Roman" w:cs="Times New Roman"/>
                  <w:i/>
                  <w:iCs/>
                  <w:noProof/>
                  <w:sz w:val="24"/>
                  <w:szCs w:val="24"/>
                </w:rPr>
                <w:t>Sage Publications, 4th ed</w:t>
              </w:r>
              <w:r w:rsidRPr="003E5BA1">
                <w:rPr>
                  <w:rFonts w:ascii="Times New Roman" w:hAnsi="Times New Roman" w:cs="Times New Roman"/>
                  <w:noProof/>
                  <w:sz w:val="24"/>
                  <w:szCs w:val="24"/>
                </w:rPr>
                <w:t>.</w:t>
              </w:r>
            </w:p>
            <w:p w14:paraId="099DF257"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Elfirdaus, M. (2017). Corporate Governance and Profitability Evidence from East African Insurance Companies. </w:t>
              </w:r>
              <w:r w:rsidRPr="003E5BA1">
                <w:rPr>
                  <w:rFonts w:ascii="Times New Roman" w:hAnsi="Times New Roman" w:cs="Times New Roman"/>
                  <w:i/>
                  <w:iCs/>
                  <w:noProof/>
                  <w:sz w:val="24"/>
                  <w:szCs w:val="24"/>
                </w:rPr>
                <w:t>International Journal of Economics and Finance,, 9</w:t>
              </w:r>
              <w:r w:rsidRPr="003E5BA1">
                <w:rPr>
                  <w:rFonts w:ascii="Times New Roman" w:hAnsi="Times New Roman" w:cs="Times New Roman"/>
                  <w:noProof/>
                  <w:sz w:val="24"/>
                  <w:szCs w:val="24"/>
                </w:rPr>
                <w:t>(4), 25-34.</w:t>
              </w:r>
            </w:p>
            <w:p w14:paraId="0B66A536"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Fahlenbrach, R. &amp;. (2021). Corporate governance and financial performance in the insurance industry. </w:t>
              </w:r>
              <w:r w:rsidRPr="003E5BA1">
                <w:rPr>
                  <w:rFonts w:ascii="Times New Roman" w:hAnsi="Times New Roman" w:cs="Times New Roman"/>
                  <w:i/>
                  <w:iCs/>
                  <w:noProof/>
                  <w:sz w:val="24"/>
                  <w:szCs w:val="24"/>
                </w:rPr>
                <w:t>Journal of Risk and Insurance, 88</w:t>
              </w:r>
              <w:r w:rsidRPr="003E5BA1">
                <w:rPr>
                  <w:rFonts w:ascii="Times New Roman" w:hAnsi="Times New Roman" w:cs="Times New Roman"/>
                  <w:noProof/>
                  <w:sz w:val="24"/>
                  <w:szCs w:val="24"/>
                </w:rPr>
                <w:t>(2), 345-368.</w:t>
              </w:r>
            </w:p>
            <w:p w14:paraId="7BDCC588"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Fama, E. F., &amp; Jensen, M. C. (2020). Separation of ownership and control: Implications for the insurance industry. </w:t>
              </w:r>
              <w:r w:rsidRPr="003E5BA1">
                <w:rPr>
                  <w:rFonts w:ascii="Times New Roman" w:hAnsi="Times New Roman" w:cs="Times New Roman"/>
                  <w:i/>
                  <w:iCs/>
                  <w:noProof/>
                  <w:sz w:val="24"/>
                  <w:szCs w:val="24"/>
                </w:rPr>
                <w:t>Journal of Law and Economics, 63</w:t>
              </w:r>
              <w:r w:rsidRPr="003E5BA1">
                <w:rPr>
                  <w:rFonts w:ascii="Times New Roman" w:hAnsi="Times New Roman" w:cs="Times New Roman"/>
                  <w:noProof/>
                  <w:sz w:val="24"/>
                  <w:szCs w:val="24"/>
                </w:rPr>
                <w:t>(1), 102-125.</w:t>
              </w:r>
            </w:p>
            <w:p w14:paraId="5F92E618"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Field, A. (2020). Discovering statistics using IBM SPSS Statistics (5th ed.). </w:t>
              </w:r>
              <w:r w:rsidRPr="003E5BA1">
                <w:rPr>
                  <w:rFonts w:ascii="Times New Roman" w:hAnsi="Times New Roman" w:cs="Times New Roman"/>
                  <w:i/>
                  <w:iCs/>
                  <w:noProof/>
                  <w:sz w:val="24"/>
                  <w:szCs w:val="24"/>
                </w:rPr>
                <w:t>Sage</w:t>
              </w:r>
              <w:r w:rsidRPr="003E5BA1">
                <w:rPr>
                  <w:rFonts w:ascii="Times New Roman" w:hAnsi="Times New Roman" w:cs="Times New Roman"/>
                  <w:noProof/>
                  <w:sz w:val="24"/>
                  <w:szCs w:val="24"/>
                </w:rPr>
                <w:t>.</w:t>
              </w:r>
            </w:p>
            <w:p w14:paraId="219211F1"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Finkelstein, S., &amp; Hambrick, D. C. (2021). Strategic leadership: Theory and research on executives, top management teams, and boards. </w:t>
              </w:r>
              <w:r w:rsidRPr="003E5BA1">
                <w:rPr>
                  <w:rFonts w:ascii="Times New Roman" w:hAnsi="Times New Roman" w:cs="Times New Roman"/>
                  <w:i/>
                  <w:iCs/>
                  <w:noProof/>
                  <w:sz w:val="24"/>
                  <w:szCs w:val="24"/>
                </w:rPr>
                <w:t>Oxford University Press, 3rd ed</w:t>
              </w:r>
              <w:r w:rsidRPr="003E5BA1">
                <w:rPr>
                  <w:rFonts w:ascii="Times New Roman" w:hAnsi="Times New Roman" w:cs="Times New Roman"/>
                  <w:noProof/>
                  <w:sz w:val="24"/>
                  <w:szCs w:val="24"/>
                </w:rPr>
                <w:t>.</w:t>
              </w:r>
            </w:p>
            <w:p w14:paraId="7BC7219D"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Guo, L., &amp; Zhang, W. (2022). Corporate governance and financial performance of insurance firms in developing economies. </w:t>
              </w:r>
              <w:r w:rsidRPr="003E5BA1">
                <w:rPr>
                  <w:rFonts w:ascii="Times New Roman" w:hAnsi="Times New Roman" w:cs="Times New Roman"/>
                  <w:i/>
                  <w:iCs/>
                  <w:noProof/>
                  <w:sz w:val="24"/>
                  <w:szCs w:val="24"/>
                </w:rPr>
                <w:t>Journal of Corporate Finance, 72</w:t>
              </w:r>
              <w:r w:rsidRPr="003E5BA1">
                <w:rPr>
                  <w:rFonts w:ascii="Times New Roman" w:hAnsi="Times New Roman" w:cs="Times New Roman"/>
                  <w:noProof/>
                  <w:sz w:val="24"/>
                  <w:szCs w:val="24"/>
                </w:rPr>
                <w:t>, 101-116.</w:t>
              </w:r>
            </w:p>
            <w:p w14:paraId="216186CA"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Harris, S., &amp; Jones, T. (2021). Effective Resource Allocation and Risk Management in Insurance Companies: The Impact of Corporate Governance. </w:t>
              </w:r>
              <w:r w:rsidRPr="003E5BA1">
                <w:rPr>
                  <w:rFonts w:ascii="Times New Roman" w:hAnsi="Times New Roman" w:cs="Times New Roman"/>
                  <w:i/>
                  <w:iCs/>
                  <w:noProof/>
                  <w:sz w:val="24"/>
                  <w:szCs w:val="24"/>
                </w:rPr>
                <w:t>Journal of Risk Management and Insurance, 12</w:t>
              </w:r>
              <w:r w:rsidRPr="003E5BA1">
                <w:rPr>
                  <w:rFonts w:ascii="Times New Roman" w:hAnsi="Times New Roman" w:cs="Times New Roman"/>
                  <w:noProof/>
                  <w:sz w:val="24"/>
                  <w:szCs w:val="24"/>
                </w:rPr>
                <w:t>(1), 77-90.</w:t>
              </w:r>
            </w:p>
            <w:p w14:paraId="357CA583"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Harrison, T., &amp; Gill, M. (2020). The Impact of Corporate Social Responsibility on Profitability and Risk Management in Insurance Firms. </w:t>
              </w:r>
              <w:r w:rsidRPr="003E5BA1">
                <w:rPr>
                  <w:rFonts w:ascii="Times New Roman" w:hAnsi="Times New Roman" w:cs="Times New Roman"/>
                  <w:i/>
                  <w:iCs/>
                  <w:noProof/>
                  <w:sz w:val="24"/>
                  <w:szCs w:val="24"/>
                </w:rPr>
                <w:t>International Journal of Corporate Social Responsibility, 9</w:t>
              </w:r>
              <w:r w:rsidRPr="003E5BA1">
                <w:rPr>
                  <w:rFonts w:ascii="Times New Roman" w:hAnsi="Times New Roman" w:cs="Times New Roman"/>
                  <w:noProof/>
                  <w:sz w:val="24"/>
                  <w:szCs w:val="24"/>
                </w:rPr>
                <w:t>(1), 75-89.</w:t>
              </w:r>
            </w:p>
            <w:p w14:paraId="09E659ED"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Hill, C. W., &amp; Jones, G. R. (2021). Strategic management and corporate governance in the insurance industry. </w:t>
              </w:r>
              <w:r w:rsidRPr="003E5BA1">
                <w:rPr>
                  <w:rFonts w:ascii="Times New Roman" w:hAnsi="Times New Roman" w:cs="Times New Roman"/>
                  <w:i/>
                  <w:iCs/>
                  <w:noProof/>
                  <w:sz w:val="24"/>
                  <w:szCs w:val="24"/>
                </w:rPr>
                <w:t>Strategic Management Journal, 42</w:t>
              </w:r>
              <w:r w:rsidRPr="003E5BA1">
                <w:rPr>
                  <w:rFonts w:ascii="Times New Roman" w:hAnsi="Times New Roman" w:cs="Times New Roman"/>
                  <w:noProof/>
                  <w:sz w:val="24"/>
                  <w:szCs w:val="24"/>
                </w:rPr>
                <w:t>, 782-804.</w:t>
              </w:r>
            </w:p>
            <w:p w14:paraId="65148993"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IAIS. (2021). Insurance core principles and corporate governance guidelines. </w:t>
              </w:r>
              <w:r w:rsidRPr="003E5BA1">
                <w:rPr>
                  <w:rFonts w:ascii="Times New Roman" w:hAnsi="Times New Roman" w:cs="Times New Roman"/>
                  <w:i/>
                  <w:iCs/>
                  <w:noProof/>
                  <w:sz w:val="24"/>
                  <w:szCs w:val="24"/>
                </w:rPr>
                <w:t>International Association of Insurance Supervisors</w:t>
              </w:r>
              <w:r w:rsidRPr="003E5BA1">
                <w:rPr>
                  <w:rFonts w:ascii="Times New Roman" w:hAnsi="Times New Roman" w:cs="Times New Roman"/>
                  <w:noProof/>
                  <w:sz w:val="24"/>
                  <w:szCs w:val="24"/>
                </w:rPr>
                <w:t>.</w:t>
              </w:r>
            </w:p>
            <w:p w14:paraId="5FEEBA3F"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lastRenderedPageBreak/>
                <w:t xml:space="preserve">Ismail, T. H., &amp; El-Deeb, M. S. (2022). The effect of corporate governance, dividend policy and informativeness of risk disclosure on the firm value. </w:t>
              </w:r>
              <w:r w:rsidRPr="003E5BA1">
                <w:rPr>
                  <w:rFonts w:ascii="Times New Roman" w:hAnsi="Times New Roman" w:cs="Times New Roman"/>
                  <w:i/>
                  <w:iCs/>
                  <w:noProof/>
                  <w:sz w:val="24"/>
                  <w:szCs w:val="24"/>
                </w:rPr>
                <w:t>Egyptian evidence. Afro-Asian Journal of Finance and Accounting, 12</w:t>
              </w:r>
              <w:r w:rsidRPr="003E5BA1">
                <w:rPr>
                  <w:rFonts w:ascii="Times New Roman" w:hAnsi="Times New Roman" w:cs="Times New Roman"/>
                  <w:noProof/>
                  <w:sz w:val="24"/>
                  <w:szCs w:val="24"/>
                </w:rPr>
                <w:t>(6), 761-789.</w:t>
              </w:r>
            </w:p>
            <w:p w14:paraId="646BE7AA"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Jiang, Y., &amp; Lee, S. (2020). Corporate Governance and Strategic Decision-Making in the Insurance Industry: The Role of the Board of Directors in Long-Term Profitability. </w:t>
              </w:r>
              <w:r w:rsidRPr="003E5BA1">
                <w:rPr>
                  <w:rFonts w:ascii="Times New Roman" w:hAnsi="Times New Roman" w:cs="Times New Roman"/>
                  <w:i/>
                  <w:iCs/>
                  <w:noProof/>
                  <w:sz w:val="24"/>
                  <w:szCs w:val="24"/>
                </w:rPr>
                <w:t>Journal of Corporate Strategy, 15</w:t>
              </w:r>
              <w:r w:rsidRPr="003E5BA1">
                <w:rPr>
                  <w:rFonts w:ascii="Times New Roman" w:hAnsi="Times New Roman" w:cs="Times New Roman"/>
                  <w:noProof/>
                  <w:sz w:val="24"/>
                  <w:szCs w:val="24"/>
                </w:rPr>
                <w:t>(2), 101-114.</w:t>
              </w:r>
            </w:p>
            <w:p w14:paraId="1AA34A5D"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Johnson, A., Smith, B., &amp; Lee, C. (2021). Corporate Governance and Resource Dependency in the Insurance Sector. </w:t>
              </w:r>
              <w:r w:rsidRPr="003E5BA1">
                <w:rPr>
                  <w:rFonts w:ascii="Times New Roman" w:hAnsi="Times New Roman" w:cs="Times New Roman"/>
                  <w:i/>
                  <w:iCs/>
                  <w:noProof/>
                  <w:sz w:val="24"/>
                  <w:szCs w:val="24"/>
                </w:rPr>
                <w:t>Journal of Financial Management</w:t>
              </w:r>
              <w:r w:rsidRPr="003E5BA1">
                <w:rPr>
                  <w:rFonts w:ascii="Times New Roman" w:hAnsi="Times New Roman" w:cs="Times New Roman"/>
                  <w:noProof/>
                  <w:sz w:val="24"/>
                  <w:szCs w:val="24"/>
                </w:rPr>
                <w:t>.</w:t>
              </w:r>
            </w:p>
            <w:p w14:paraId="056890F4"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Kane, E. (2021). Doing your own research. </w:t>
              </w:r>
              <w:r w:rsidRPr="003E5BA1">
                <w:rPr>
                  <w:rFonts w:ascii="Times New Roman" w:hAnsi="Times New Roman" w:cs="Times New Roman"/>
                  <w:i/>
                  <w:iCs/>
                  <w:noProof/>
                  <w:sz w:val="24"/>
                  <w:szCs w:val="24"/>
                </w:rPr>
                <w:t>Marion Boyars</w:t>
              </w:r>
              <w:r w:rsidRPr="003E5BA1">
                <w:rPr>
                  <w:rFonts w:ascii="Times New Roman" w:hAnsi="Times New Roman" w:cs="Times New Roman"/>
                  <w:noProof/>
                  <w:sz w:val="24"/>
                  <w:szCs w:val="24"/>
                </w:rPr>
                <w:t>.</w:t>
              </w:r>
            </w:p>
            <w:p w14:paraId="178D98D7"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Kendall, M., &amp; White, P. (2019). Risk Management and Corporate Governance in the Insurance Sector: Enhancing Financial Stability. </w:t>
              </w:r>
              <w:r w:rsidRPr="003E5BA1">
                <w:rPr>
                  <w:rFonts w:ascii="Times New Roman" w:hAnsi="Times New Roman" w:cs="Times New Roman"/>
                  <w:i/>
                  <w:iCs/>
                  <w:noProof/>
                  <w:sz w:val="24"/>
                  <w:szCs w:val="24"/>
                </w:rPr>
                <w:t>International Journal of Insurance and Risk Management, 8</w:t>
              </w:r>
              <w:r w:rsidRPr="003E5BA1">
                <w:rPr>
                  <w:rFonts w:ascii="Times New Roman" w:hAnsi="Times New Roman" w:cs="Times New Roman"/>
                  <w:noProof/>
                  <w:sz w:val="24"/>
                  <w:szCs w:val="24"/>
                </w:rPr>
                <w:t>(4), 88-102.</w:t>
              </w:r>
            </w:p>
            <w:p w14:paraId="2E2D2C6D"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Kirkpatrick, G. (2022). Financial performance and profitability metrics in the insurance industry. </w:t>
              </w:r>
              <w:r w:rsidRPr="003E5BA1">
                <w:rPr>
                  <w:rFonts w:ascii="Times New Roman" w:hAnsi="Times New Roman" w:cs="Times New Roman"/>
                  <w:i/>
                  <w:iCs/>
                  <w:noProof/>
                  <w:sz w:val="24"/>
                  <w:szCs w:val="24"/>
                </w:rPr>
                <w:t>Financial Management, 38</w:t>
              </w:r>
              <w:r w:rsidRPr="003E5BA1">
                <w:rPr>
                  <w:rFonts w:ascii="Times New Roman" w:hAnsi="Times New Roman" w:cs="Times New Roman"/>
                  <w:noProof/>
                  <w:sz w:val="24"/>
                  <w:szCs w:val="24"/>
                </w:rPr>
                <w:t>(1), 123-137.</w:t>
              </w:r>
            </w:p>
            <w:p w14:paraId="160E0D8B"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Krause, R. E., &amp; Lee, S. (2021). Agency theory and corporate governance: Insights from the insurance industry. </w:t>
              </w:r>
              <w:r w:rsidRPr="003E5BA1">
                <w:rPr>
                  <w:rFonts w:ascii="Times New Roman" w:hAnsi="Times New Roman" w:cs="Times New Roman"/>
                  <w:i/>
                  <w:iCs/>
                  <w:noProof/>
                  <w:sz w:val="24"/>
                  <w:szCs w:val="24"/>
                </w:rPr>
                <w:t>Journal of Corporate Governance, 16</w:t>
              </w:r>
              <w:r w:rsidRPr="003E5BA1">
                <w:rPr>
                  <w:rFonts w:ascii="Times New Roman" w:hAnsi="Times New Roman" w:cs="Times New Roman"/>
                  <w:noProof/>
                  <w:sz w:val="24"/>
                  <w:szCs w:val="24"/>
                </w:rPr>
                <w:t>(2), 142-159.</w:t>
              </w:r>
            </w:p>
            <w:p w14:paraId="342A4CF6"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Laudon, K. C., &amp; Laudon, J. P. (2021). Management information systems. </w:t>
              </w:r>
              <w:r w:rsidRPr="003E5BA1">
                <w:rPr>
                  <w:rFonts w:ascii="Times New Roman" w:hAnsi="Times New Roman" w:cs="Times New Roman"/>
                  <w:i/>
                  <w:iCs/>
                  <w:noProof/>
                  <w:sz w:val="24"/>
                  <w:szCs w:val="24"/>
                </w:rPr>
                <w:t xml:space="preserve">Managing the digital firm, 16th </w:t>
              </w:r>
              <w:r w:rsidRPr="003E5BA1">
                <w:rPr>
                  <w:rFonts w:ascii="Times New Roman" w:hAnsi="Times New Roman" w:cs="Times New Roman"/>
                  <w:noProof/>
                  <w:sz w:val="24"/>
                  <w:szCs w:val="24"/>
                </w:rPr>
                <w:t>.</w:t>
              </w:r>
            </w:p>
            <w:p w14:paraId="55D74D70"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Mollah, M., &amp; Lipy, N. (2021). Corporate governance and profitability of insurance companies in South Asia. </w:t>
              </w:r>
              <w:r w:rsidRPr="003E5BA1">
                <w:rPr>
                  <w:rFonts w:ascii="Times New Roman" w:hAnsi="Times New Roman" w:cs="Times New Roman"/>
                  <w:i/>
                  <w:iCs/>
                  <w:noProof/>
                  <w:sz w:val="24"/>
                  <w:szCs w:val="24"/>
                </w:rPr>
                <w:t>Asian Journal of Business and Accounting, 14</w:t>
              </w:r>
              <w:r w:rsidRPr="003E5BA1">
                <w:rPr>
                  <w:rFonts w:ascii="Times New Roman" w:hAnsi="Times New Roman" w:cs="Times New Roman"/>
                  <w:noProof/>
                  <w:sz w:val="24"/>
                  <w:szCs w:val="24"/>
                </w:rPr>
                <w:t>(2), 98-117.</w:t>
              </w:r>
            </w:p>
            <w:p w14:paraId="3FC293E2"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Ndemezo, E. &amp;. (2018). orporate governance, corporate entrepreneurship, and firm performance:Evidence from the Rwandese manufacturing industry. . </w:t>
              </w:r>
              <w:r w:rsidRPr="003E5BA1">
                <w:rPr>
                  <w:rFonts w:ascii="Times New Roman" w:hAnsi="Times New Roman" w:cs="Times New Roman"/>
                  <w:i/>
                  <w:iCs/>
                  <w:noProof/>
                  <w:sz w:val="24"/>
                  <w:szCs w:val="24"/>
                </w:rPr>
                <w:t>C Global Business Review, 19</w:t>
              </w:r>
              <w:r w:rsidRPr="003E5BA1">
                <w:rPr>
                  <w:rFonts w:ascii="Times New Roman" w:hAnsi="Times New Roman" w:cs="Times New Roman"/>
                  <w:noProof/>
                  <w:sz w:val="24"/>
                  <w:szCs w:val="24"/>
                </w:rPr>
                <w:t>(4), 1001-1016.</w:t>
              </w:r>
            </w:p>
            <w:p w14:paraId="26B028E8"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Ngechu. (2021). data processing coding tabulation .</w:t>
              </w:r>
            </w:p>
            <w:p w14:paraId="4F1E2406"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O’Connor, P., &amp; Keane, M. (2022). Stewardship theory and insurance profitability: A theoretical overview. </w:t>
              </w:r>
              <w:r w:rsidRPr="003E5BA1">
                <w:rPr>
                  <w:rFonts w:ascii="Times New Roman" w:hAnsi="Times New Roman" w:cs="Times New Roman"/>
                  <w:i/>
                  <w:iCs/>
                  <w:noProof/>
                  <w:sz w:val="24"/>
                  <w:szCs w:val="24"/>
                </w:rPr>
                <w:t>Journal of Risk and Governance, 7</w:t>
              </w:r>
              <w:r w:rsidRPr="003E5BA1">
                <w:rPr>
                  <w:rFonts w:ascii="Times New Roman" w:hAnsi="Times New Roman" w:cs="Times New Roman"/>
                  <w:noProof/>
                  <w:sz w:val="24"/>
                  <w:szCs w:val="24"/>
                </w:rPr>
                <w:t>(3), 85-98.</w:t>
              </w:r>
            </w:p>
            <w:p w14:paraId="5258C88E"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Ochieng, B. (2021). Transparency and accountability in corporate governance in Africa. </w:t>
              </w:r>
              <w:r w:rsidRPr="003E5BA1">
                <w:rPr>
                  <w:rFonts w:ascii="Times New Roman" w:hAnsi="Times New Roman" w:cs="Times New Roman"/>
                  <w:i/>
                  <w:iCs/>
                  <w:noProof/>
                  <w:sz w:val="24"/>
                  <w:szCs w:val="24"/>
                </w:rPr>
                <w:t>Journal of Corporate Governance, 22</w:t>
              </w:r>
              <w:r w:rsidRPr="003E5BA1">
                <w:rPr>
                  <w:rFonts w:ascii="Times New Roman" w:hAnsi="Times New Roman" w:cs="Times New Roman"/>
                  <w:noProof/>
                  <w:sz w:val="24"/>
                  <w:szCs w:val="24"/>
                </w:rPr>
                <w:t>( 1), 105-120.</w:t>
              </w:r>
            </w:p>
            <w:p w14:paraId="3312C947"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OECD. (2020). Corporate governance in Africa: Challenges and opportunities in the insurance sector. </w:t>
              </w:r>
              <w:r w:rsidRPr="003E5BA1">
                <w:rPr>
                  <w:rFonts w:ascii="Times New Roman" w:hAnsi="Times New Roman" w:cs="Times New Roman"/>
                  <w:i/>
                  <w:iCs/>
                  <w:noProof/>
                  <w:sz w:val="24"/>
                  <w:szCs w:val="24"/>
                </w:rPr>
                <w:t>Organisation for Economic Co-operation and Development</w:t>
              </w:r>
              <w:r w:rsidRPr="003E5BA1">
                <w:rPr>
                  <w:rFonts w:ascii="Times New Roman" w:hAnsi="Times New Roman" w:cs="Times New Roman"/>
                  <w:noProof/>
                  <w:sz w:val="24"/>
                  <w:szCs w:val="24"/>
                </w:rPr>
                <w:t>.</w:t>
              </w:r>
            </w:p>
            <w:p w14:paraId="72C06C86"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Parker, G., &amp; Barge, M. (2020). Corporate Governance and Profitability in the Insurance Sector: Enhancing Efficiency and Resource Management. </w:t>
              </w:r>
              <w:r w:rsidRPr="003E5BA1">
                <w:rPr>
                  <w:rFonts w:ascii="Times New Roman" w:hAnsi="Times New Roman" w:cs="Times New Roman"/>
                  <w:i/>
                  <w:iCs/>
                  <w:noProof/>
                  <w:sz w:val="24"/>
                  <w:szCs w:val="24"/>
                </w:rPr>
                <w:t>International Journal of Corporate Governance, 9</w:t>
              </w:r>
              <w:r w:rsidRPr="003E5BA1">
                <w:rPr>
                  <w:rFonts w:ascii="Times New Roman" w:hAnsi="Times New Roman" w:cs="Times New Roman"/>
                  <w:noProof/>
                  <w:sz w:val="24"/>
                  <w:szCs w:val="24"/>
                </w:rPr>
                <w:t>(3), 123-138.</w:t>
              </w:r>
            </w:p>
            <w:p w14:paraId="5B1058AC"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lastRenderedPageBreak/>
                <w:t xml:space="preserve">Pizanti, I., &amp; Shenhav, S. (2022). Audit practices and corporate governance: Mitigating risks and ensuring transparency. </w:t>
              </w:r>
              <w:r w:rsidRPr="003E5BA1">
                <w:rPr>
                  <w:rFonts w:ascii="Times New Roman" w:hAnsi="Times New Roman" w:cs="Times New Roman"/>
                  <w:i/>
                  <w:iCs/>
                  <w:noProof/>
                  <w:sz w:val="24"/>
                  <w:szCs w:val="24"/>
                </w:rPr>
                <w:t>Corporate Finance and Accounting, 45</w:t>
              </w:r>
              <w:r w:rsidRPr="003E5BA1">
                <w:rPr>
                  <w:rFonts w:ascii="Times New Roman" w:hAnsi="Times New Roman" w:cs="Times New Roman"/>
                  <w:noProof/>
                  <w:sz w:val="24"/>
                  <w:szCs w:val="24"/>
                </w:rPr>
                <w:t>(3), 204-221.</w:t>
              </w:r>
            </w:p>
            <w:p w14:paraId="1D26B267"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RIRA. ( 2021). Annual report on the insurance sector governance in Rwanda. </w:t>
              </w:r>
              <w:r w:rsidRPr="003E5BA1">
                <w:rPr>
                  <w:rFonts w:ascii="Times New Roman" w:hAnsi="Times New Roman" w:cs="Times New Roman"/>
                  <w:i/>
                  <w:iCs/>
                  <w:noProof/>
                  <w:sz w:val="24"/>
                  <w:szCs w:val="24"/>
                </w:rPr>
                <w:t>Rwanda Insurance Regulatory Authority</w:t>
              </w:r>
              <w:r w:rsidRPr="003E5BA1">
                <w:rPr>
                  <w:rFonts w:ascii="Times New Roman" w:hAnsi="Times New Roman" w:cs="Times New Roman"/>
                  <w:noProof/>
                  <w:sz w:val="24"/>
                  <w:szCs w:val="24"/>
                </w:rPr>
                <w:t>.</w:t>
              </w:r>
            </w:p>
            <w:p w14:paraId="7096CCD1"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Saldaña, J. ( 2021). The coding manual for qualitative researchers. </w:t>
              </w:r>
              <w:r w:rsidRPr="003E5BA1">
                <w:rPr>
                  <w:rFonts w:ascii="Times New Roman" w:hAnsi="Times New Roman" w:cs="Times New Roman"/>
                  <w:i/>
                  <w:iCs/>
                  <w:noProof/>
                  <w:sz w:val="24"/>
                  <w:szCs w:val="24"/>
                </w:rPr>
                <w:t>Sage, 4th ed</w:t>
              </w:r>
              <w:r w:rsidRPr="003E5BA1">
                <w:rPr>
                  <w:rFonts w:ascii="Times New Roman" w:hAnsi="Times New Roman" w:cs="Times New Roman"/>
                  <w:noProof/>
                  <w:sz w:val="24"/>
                  <w:szCs w:val="24"/>
                </w:rPr>
                <w:t>.</w:t>
              </w:r>
            </w:p>
            <w:p w14:paraId="643C5EFE"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Singh, R. (2020). Accountability in Corporate Governance and Its Impact on the Profitability of Insurance Firms. </w:t>
              </w:r>
              <w:r w:rsidRPr="003E5BA1">
                <w:rPr>
                  <w:rFonts w:ascii="Times New Roman" w:hAnsi="Times New Roman" w:cs="Times New Roman"/>
                  <w:i/>
                  <w:iCs/>
                  <w:noProof/>
                  <w:sz w:val="24"/>
                  <w:szCs w:val="24"/>
                </w:rPr>
                <w:t>International Journal of Business Ethics and Governance, 14</w:t>
              </w:r>
              <w:r w:rsidRPr="003E5BA1">
                <w:rPr>
                  <w:rFonts w:ascii="Times New Roman" w:hAnsi="Times New Roman" w:cs="Times New Roman"/>
                  <w:noProof/>
                  <w:sz w:val="24"/>
                  <w:szCs w:val="24"/>
                </w:rPr>
                <w:t>(2), 67-79.</w:t>
              </w:r>
            </w:p>
            <w:p w14:paraId="7B1513DB"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Sullivan, D. (2021). Profitability in the insurance sector: Strategies for long-term sustainability. </w:t>
              </w:r>
              <w:r w:rsidRPr="003E5BA1">
                <w:rPr>
                  <w:rFonts w:ascii="Times New Roman" w:hAnsi="Times New Roman" w:cs="Times New Roman"/>
                  <w:i/>
                  <w:iCs/>
                  <w:noProof/>
                  <w:sz w:val="24"/>
                  <w:szCs w:val="24"/>
                </w:rPr>
                <w:t>Journal of Risk Management, 42</w:t>
              </w:r>
              <w:r w:rsidRPr="003E5BA1">
                <w:rPr>
                  <w:rFonts w:ascii="Times New Roman" w:hAnsi="Times New Roman" w:cs="Times New Roman"/>
                  <w:noProof/>
                  <w:sz w:val="24"/>
                  <w:szCs w:val="24"/>
                </w:rPr>
                <w:t>(2), 185-202.</w:t>
              </w:r>
            </w:p>
            <w:p w14:paraId="72A7B3BD"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Sullivan, D. (2022). Governance frameworks and risk management in the insurance sector. </w:t>
              </w:r>
              <w:r w:rsidRPr="003E5BA1">
                <w:rPr>
                  <w:rFonts w:ascii="Times New Roman" w:hAnsi="Times New Roman" w:cs="Times New Roman"/>
                  <w:i/>
                  <w:iCs/>
                  <w:noProof/>
                  <w:sz w:val="24"/>
                  <w:szCs w:val="24"/>
                </w:rPr>
                <w:t>Journal of Corporate Governance, 40</w:t>
              </w:r>
              <w:r w:rsidRPr="003E5BA1">
                <w:rPr>
                  <w:rFonts w:ascii="Times New Roman" w:hAnsi="Times New Roman" w:cs="Times New Roman"/>
                  <w:noProof/>
                  <w:sz w:val="24"/>
                  <w:szCs w:val="24"/>
                </w:rPr>
                <w:t>(1), 56-74.</w:t>
              </w:r>
            </w:p>
            <w:p w14:paraId="26A74B2E"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Taherdoost, H. (2022). What is the best response scale for survey and questionnaire design. </w:t>
              </w:r>
              <w:r w:rsidRPr="003E5BA1">
                <w:rPr>
                  <w:rFonts w:ascii="Times New Roman" w:hAnsi="Times New Roman" w:cs="Times New Roman"/>
                  <w:i/>
                  <w:iCs/>
                  <w:noProof/>
                  <w:sz w:val="24"/>
                  <w:szCs w:val="24"/>
                </w:rPr>
                <w:t>Review of Management and Economics, 1</w:t>
              </w:r>
              <w:r w:rsidRPr="003E5BA1">
                <w:rPr>
                  <w:rFonts w:ascii="Times New Roman" w:hAnsi="Times New Roman" w:cs="Times New Roman"/>
                  <w:noProof/>
                  <w:sz w:val="24"/>
                  <w:szCs w:val="24"/>
                </w:rPr>
                <w:t>(3), 1–10.</w:t>
              </w:r>
            </w:p>
            <w:p w14:paraId="7AFBDE60"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Udayanga, G. A. (2022). Effect of corporate governance on financial performance of listed insurance firms in Sri Lanka. </w:t>
              </w:r>
              <w:r w:rsidRPr="003E5BA1">
                <w:rPr>
                  <w:rFonts w:ascii="Times New Roman" w:hAnsi="Times New Roman" w:cs="Times New Roman"/>
                  <w:i/>
                  <w:iCs/>
                  <w:noProof/>
                  <w:sz w:val="24"/>
                  <w:szCs w:val="24"/>
                </w:rPr>
                <w:t>Proceedings of International Conference on Business Management, 18</w:t>
              </w:r>
              <w:r w:rsidRPr="003E5BA1">
                <w:rPr>
                  <w:rFonts w:ascii="Times New Roman" w:hAnsi="Times New Roman" w:cs="Times New Roman"/>
                  <w:noProof/>
                  <w:sz w:val="24"/>
                  <w:szCs w:val="24"/>
                </w:rPr>
                <w:t>, 1-16.</w:t>
              </w:r>
            </w:p>
            <w:p w14:paraId="2B8F11B2"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Zhang, Y. (2021). Executive compensation and profitability in insurance companies Aligning management incentives with shareholder value. </w:t>
              </w:r>
              <w:r w:rsidRPr="003E5BA1">
                <w:rPr>
                  <w:rFonts w:ascii="Times New Roman" w:hAnsi="Times New Roman" w:cs="Times New Roman"/>
                  <w:i/>
                  <w:iCs/>
                  <w:noProof/>
                  <w:sz w:val="24"/>
                  <w:szCs w:val="24"/>
                </w:rPr>
                <w:t>International Journal of Finance, 32</w:t>
              </w:r>
              <w:r w:rsidRPr="003E5BA1">
                <w:rPr>
                  <w:rFonts w:ascii="Times New Roman" w:hAnsi="Times New Roman" w:cs="Times New Roman"/>
                  <w:noProof/>
                  <w:sz w:val="24"/>
                  <w:szCs w:val="24"/>
                </w:rPr>
                <w:t>(4), 1382-1399.</w:t>
              </w:r>
            </w:p>
            <w:p w14:paraId="2AA6A737"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Zhou, Y., &amp; Wang, X. (2021). The Role of Accountability in Corporate Governance: A Pathway to Enhancing Profitability in Insurance Companies. </w:t>
              </w:r>
              <w:r w:rsidRPr="003E5BA1">
                <w:rPr>
                  <w:rFonts w:ascii="Times New Roman" w:hAnsi="Times New Roman" w:cs="Times New Roman"/>
                  <w:i/>
                  <w:iCs/>
                  <w:noProof/>
                  <w:sz w:val="24"/>
                  <w:szCs w:val="24"/>
                </w:rPr>
                <w:t>Journal of Financial Management and Governance, 22</w:t>
              </w:r>
              <w:r w:rsidRPr="003E5BA1">
                <w:rPr>
                  <w:rFonts w:ascii="Times New Roman" w:hAnsi="Times New Roman" w:cs="Times New Roman"/>
                  <w:noProof/>
                  <w:sz w:val="24"/>
                  <w:szCs w:val="24"/>
                </w:rPr>
                <w:t>(1), 44-58.</w:t>
              </w:r>
            </w:p>
            <w:p w14:paraId="57C48F7D" w14:textId="642CB0B6" w:rsidR="003E6E86" w:rsidRPr="001748C4" w:rsidRDefault="003E6E86" w:rsidP="001748C4">
              <w:pPr>
                <w:spacing w:line="360" w:lineRule="auto"/>
                <w:jc w:val="both"/>
                <w:rPr>
                  <w:rFonts w:ascii="Times New Roman" w:hAnsi="Times New Roman" w:cs="Times New Roman"/>
                  <w:sz w:val="24"/>
                  <w:szCs w:val="24"/>
                </w:rPr>
              </w:pPr>
              <w:r w:rsidRPr="001748C4">
                <w:rPr>
                  <w:rFonts w:ascii="Times New Roman" w:hAnsi="Times New Roman" w:cs="Times New Roman"/>
                  <w:b/>
                  <w:bCs/>
                  <w:noProof/>
                  <w:sz w:val="24"/>
                  <w:szCs w:val="24"/>
                </w:rPr>
                <w:fldChar w:fldCharType="end"/>
              </w:r>
            </w:p>
          </w:sdtContent>
        </w:sdt>
      </w:sdtContent>
    </w:sdt>
    <w:p w14:paraId="22D24DC2" w14:textId="77777777" w:rsidR="005116DE" w:rsidRPr="001748C4" w:rsidRDefault="005116DE" w:rsidP="001748C4">
      <w:pPr>
        <w:spacing w:line="360" w:lineRule="auto"/>
        <w:jc w:val="both"/>
        <w:rPr>
          <w:rFonts w:ascii="Times New Roman" w:hAnsi="Times New Roman" w:cs="Times New Roman"/>
          <w:b/>
          <w:bCs/>
          <w:sz w:val="24"/>
          <w:szCs w:val="24"/>
        </w:rPr>
      </w:pPr>
    </w:p>
    <w:p w14:paraId="4748CEEE" w14:textId="77777777" w:rsidR="0092091A" w:rsidRPr="001748C4" w:rsidRDefault="0092091A" w:rsidP="001748C4">
      <w:pPr>
        <w:spacing w:line="360" w:lineRule="auto"/>
        <w:jc w:val="both"/>
        <w:rPr>
          <w:rFonts w:ascii="Times New Roman" w:hAnsi="Times New Roman" w:cs="Times New Roman"/>
          <w:sz w:val="24"/>
          <w:szCs w:val="24"/>
        </w:rPr>
      </w:pPr>
    </w:p>
    <w:p w14:paraId="1C926AFD" w14:textId="77777777" w:rsidR="0092091A" w:rsidRPr="001748C4" w:rsidRDefault="0092091A" w:rsidP="001748C4">
      <w:pPr>
        <w:spacing w:line="360" w:lineRule="auto"/>
        <w:jc w:val="both"/>
        <w:rPr>
          <w:rFonts w:ascii="Times New Roman" w:hAnsi="Times New Roman" w:cs="Times New Roman"/>
          <w:sz w:val="24"/>
          <w:szCs w:val="24"/>
        </w:rPr>
      </w:pPr>
    </w:p>
    <w:p w14:paraId="207B2E18" w14:textId="77777777" w:rsidR="00B51213" w:rsidRPr="001748C4" w:rsidRDefault="00B51213" w:rsidP="001748C4">
      <w:pPr>
        <w:spacing w:line="360" w:lineRule="auto"/>
        <w:jc w:val="both"/>
        <w:rPr>
          <w:rFonts w:ascii="Times New Roman" w:hAnsi="Times New Roman" w:cs="Times New Roman"/>
          <w:sz w:val="24"/>
          <w:szCs w:val="24"/>
        </w:rPr>
      </w:pPr>
    </w:p>
    <w:p w14:paraId="2128707E" w14:textId="77777777" w:rsidR="00B51213" w:rsidRPr="001748C4" w:rsidRDefault="00B51213" w:rsidP="001748C4">
      <w:pPr>
        <w:spacing w:line="360" w:lineRule="auto"/>
        <w:jc w:val="both"/>
        <w:rPr>
          <w:rFonts w:ascii="Times New Roman" w:hAnsi="Times New Roman" w:cs="Times New Roman"/>
          <w:sz w:val="24"/>
          <w:szCs w:val="24"/>
        </w:rPr>
      </w:pPr>
    </w:p>
    <w:p w14:paraId="18BBBE52" w14:textId="77777777" w:rsidR="00B51213" w:rsidRPr="001748C4" w:rsidRDefault="00B51213" w:rsidP="001748C4">
      <w:pPr>
        <w:spacing w:line="360" w:lineRule="auto"/>
        <w:jc w:val="both"/>
        <w:rPr>
          <w:rFonts w:ascii="Times New Roman" w:hAnsi="Times New Roman" w:cs="Times New Roman"/>
          <w:sz w:val="24"/>
          <w:szCs w:val="24"/>
        </w:rPr>
      </w:pPr>
    </w:p>
    <w:p w14:paraId="7515EEF4" w14:textId="77777777" w:rsidR="00B51213" w:rsidRPr="001748C4" w:rsidRDefault="00B51213" w:rsidP="001748C4">
      <w:pPr>
        <w:spacing w:line="360" w:lineRule="auto"/>
        <w:jc w:val="both"/>
        <w:rPr>
          <w:rFonts w:ascii="Times New Roman" w:hAnsi="Times New Roman" w:cs="Times New Roman"/>
          <w:sz w:val="24"/>
          <w:szCs w:val="24"/>
        </w:rPr>
      </w:pPr>
    </w:p>
    <w:p w14:paraId="0717EE41" w14:textId="77777777" w:rsidR="00B51213" w:rsidRPr="001748C4" w:rsidRDefault="00B51213" w:rsidP="001748C4">
      <w:pPr>
        <w:spacing w:line="360" w:lineRule="auto"/>
        <w:jc w:val="both"/>
        <w:rPr>
          <w:rFonts w:ascii="Times New Roman" w:hAnsi="Times New Roman" w:cs="Times New Roman"/>
          <w:sz w:val="24"/>
          <w:szCs w:val="24"/>
        </w:rPr>
      </w:pPr>
    </w:p>
    <w:p w14:paraId="184EAE92" w14:textId="77777777" w:rsidR="00B51213" w:rsidRDefault="00B51213" w:rsidP="001748C4">
      <w:pPr>
        <w:spacing w:line="360" w:lineRule="auto"/>
        <w:jc w:val="both"/>
        <w:rPr>
          <w:rFonts w:ascii="Times New Roman" w:hAnsi="Times New Roman" w:cs="Times New Roman"/>
          <w:sz w:val="24"/>
          <w:szCs w:val="24"/>
        </w:rPr>
      </w:pPr>
    </w:p>
    <w:p w14:paraId="0A646837" w14:textId="77777777" w:rsidR="002B33B8" w:rsidRDefault="002B33B8" w:rsidP="001748C4">
      <w:pPr>
        <w:spacing w:line="360" w:lineRule="auto"/>
        <w:jc w:val="both"/>
        <w:rPr>
          <w:rFonts w:ascii="Times New Roman" w:hAnsi="Times New Roman" w:cs="Times New Roman"/>
          <w:sz w:val="24"/>
          <w:szCs w:val="24"/>
        </w:rPr>
      </w:pPr>
    </w:p>
    <w:p w14:paraId="6D434483" w14:textId="77777777" w:rsidR="002B33B8" w:rsidRDefault="002B33B8" w:rsidP="001748C4">
      <w:pPr>
        <w:spacing w:line="360" w:lineRule="auto"/>
        <w:jc w:val="both"/>
        <w:rPr>
          <w:rFonts w:ascii="Times New Roman" w:hAnsi="Times New Roman" w:cs="Times New Roman"/>
          <w:sz w:val="24"/>
          <w:szCs w:val="24"/>
        </w:rPr>
      </w:pPr>
    </w:p>
    <w:p w14:paraId="7B49916D" w14:textId="77777777" w:rsidR="002B33B8" w:rsidRDefault="002B33B8" w:rsidP="001748C4">
      <w:pPr>
        <w:spacing w:line="360" w:lineRule="auto"/>
        <w:jc w:val="both"/>
        <w:rPr>
          <w:rFonts w:ascii="Times New Roman" w:hAnsi="Times New Roman" w:cs="Times New Roman"/>
          <w:sz w:val="24"/>
          <w:szCs w:val="24"/>
        </w:rPr>
      </w:pPr>
    </w:p>
    <w:p w14:paraId="6502DE79" w14:textId="77777777" w:rsidR="002B33B8" w:rsidRDefault="002B33B8" w:rsidP="001748C4">
      <w:pPr>
        <w:spacing w:line="360" w:lineRule="auto"/>
        <w:jc w:val="both"/>
        <w:rPr>
          <w:rFonts w:ascii="Times New Roman" w:hAnsi="Times New Roman" w:cs="Times New Roman"/>
          <w:sz w:val="24"/>
          <w:szCs w:val="24"/>
        </w:rPr>
      </w:pPr>
    </w:p>
    <w:p w14:paraId="68C96732" w14:textId="77777777" w:rsidR="002B33B8" w:rsidRDefault="002B33B8" w:rsidP="001748C4">
      <w:pPr>
        <w:spacing w:line="360" w:lineRule="auto"/>
        <w:jc w:val="both"/>
        <w:rPr>
          <w:rFonts w:ascii="Times New Roman" w:hAnsi="Times New Roman" w:cs="Times New Roman"/>
          <w:sz w:val="24"/>
          <w:szCs w:val="24"/>
        </w:rPr>
        <w:sectPr w:rsidR="002B33B8" w:rsidSect="003E5BA1">
          <w:pgSz w:w="11906" w:h="16838" w:code="9"/>
          <w:pgMar w:top="1440" w:right="1440" w:bottom="1440" w:left="1440" w:header="720" w:footer="720" w:gutter="0"/>
          <w:pgNumType w:start="1"/>
          <w:cols w:space="720"/>
          <w:docGrid w:linePitch="360"/>
        </w:sectPr>
      </w:pPr>
    </w:p>
    <w:p w14:paraId="1DFA3F1A" w14:textId="77777777" w:rsidR="002B33B8" w:rsidRPr="001748C4" w:rsidRDefault="002B33B8" w:rsidP="001748C4">
      <w:pPr>
        <w:spacing w:line="360" w:lineRule="auto"/>
        <w:jc w:val="both"/>
        <w:rPr>
          <w:rFonts w:ascii="Times New Roman" w:hAnsi="Times New Roman" w:cs="Times New Roman"/>
          <w:sz w:val="24"/>
          <w:szCs w:val="24"/>
        </w:rPr>
      </w:pPr>
    </w:p>
    <w:p w14:paraId="65CB62D0" w14:textId="77777777" w:rsidR="00B51213" w:rsidRPr="001748C4" w:rsidRDefault="00B51213" w:rsidP="001748C4">
      <w:pPr>
        <w:spacing w:line="360" w:lineRule="auto"/>
        <w:jc w:val="both"/>
        <w:rPr>
          <w:rFonts w:ascii="Times New Roman" w:hAnsi="Times New Roman" w:cs="Times New Roman"/>
          <w:sz w:val="24"/>
          <w:szCs w:val="24"/>
        </w:rPr>
      </w:pPr>
    </w:p>
    <w:p w14:paraId="3768DDFF" w14:textId="77777777" w:rsidR="00B51213" w:rsidRPr="001748C4" w:rsidRDefault="00B51213" w:rsidP="001748C4">
      <w:pPr>
        <w:spacing w:line="360" w:lineRule="auto"/>
        <w:jc w:val="both"/>
        <w:rPr>
          <w:rFonts w:ascii="Times New Roman" w:hAnsi="Times New Roman" w:cs="Times New Roman"/>
          <w:sz w:val="24"/>
          <w:szCs w:val="24"/>
        </w:rPr>
      </w:pPr>
    </w:p>
    <w:bookmarkEnd w:id="2"/>
    <w:p w14:paraId="5E234AAB" w14:textId="4457AF37" w:rsidR="00B51213" w:rsidRPr="001748C4" w:rsidRDefault="00B51213" w:rsidP="001748C4">
      <w:pPr>
        <w:spacing w:line="360" w:lineRule="auto"/>
        <w:jc w:val="both"/>
        <w:rPr>
          <w:rFonts w:ascii="Times New Roman" w:hAnsi="Times New Roman" w:cs="Times New Roman"/>
          <w:sz w:val="24"/>
          <w:szCs w:val="24"/>
        </w:rPr>
      </w:pPr>
    </w:p>
    <w:sectPr w:rsidR="00B51213" w:rsidRPr="001748C4" w:rsidSect="003E5BA1">
      <w:pgSz w:w="11906" w:h="16838" w:code="9"/>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NF Xavier" w:date="2025-06-24T18:41:00Z" w:initials="NX">
    <w:p w14:paraId="195DD64C" w14:textId="7674A3DF" w:rsidR="00E750A4" w:rsidRDefault="00E750A4">
      <w:pPr>
        <w:pStyle w:val="CommentText"/>
      </w:pPr>
      <w:r>
        <w:rPr>
          <w:rStyle w:val="CommentReference"/>
        </w:rPr>
        <w:annotationRef/>
      </w:r>
      <w:r>
        <w:t xml:space="preserve">Re- write </w:t>
      </w:r>
    </w:p>
  </w:comment>
  <w:comment w:id="21" w:author="NF Xavier" w:date="2025-06-24T19:11:00Z" w:initials="NX">
    <w:p w14:paraId="4B5FC8BE" w14:textId="455C2C10" w:rsidR="002617B6" w:rsidRDefault="002617B6">
      <w:pPr>
        <w:pStyle w:val="CommentText"/>
      </w:pPr>
      <w:r>
        <w:rPr>
          <w:rStyle w:val="CommentReference"/>
        </w:rPr>
        <w:annotationRef/>
      </w:r>
      <w:r>
        <w:t xml:space="preserve">Number </w:t>
      </w:r>
    </w:p>
  </w:comment>
  <w:comment w:id="22" w:author="Diane" w:date="2025-06-25T18:42:00Z" w:initials="D">
    <w:p w14:paraId="0DCE0FD5" w14:textId="7C2A171A" w:rsidR="002B62B6" w:rsidRDefault="002B62B6">
      <w:pPr>
        <w:pStyle w:val="CommentText"/>
      </w:pPr>
      <w:r>
        <w:rPr>
          <w:rStyle w:val="CommentReference"/>
        </w:rPr>
        <w:annotationRef/>
      </w:r>
      <w:r>
        <w:t>revised</w:t>
      </w:r>
    </w:p>
  </w:comment>
  <w:comment w:id="33" w:author="NF Xavier" w:date="2025-06-24T19:10:00Z" w:initials="NX">
    <w:p w14:paraId="0B4C222A" w14:textId="77777777" w:rsidR="00BC0679" w:rsidRDefault="00BC0679" w:rsidP="00BC0679">
      <w:pPr>
        <w:pStyle w:val="CommentText"/>
      </w:pPr>
      <w:r>
        <w:rPr>
          <w:rStyle w:val="CommentReference"/>
        </w:rPr>
        <w:annotationRef/>
      </w:r>
      <w:r>
        <w:t xml:space="preserve">Add some non-financial performance indicators </w:t>
      </w:r>
    </w:p>
  </w:comment>
  <w:comment w:id="34" w:author="Diane" w:date="2025-06-25T18:41:00Z" w:initials="D">
    <w:p w14:paraId="02C75883" w14:textId="77777777" w:rsidR="00BC0679" w:rsidRDefault="00BC0679" w:rsidP="00BC0679">
      <w:pPr>
        <w:pStyle w:val="CommentText"/>
      </w:pPr>
      <w:r>
        <w:rPr>
          <w:rStyle w:val="CommentReference"/>
        </w:rPr>
        <w:annotationRef/>
      </w:r>
      <w:r>
        <w:t>revised</w:t>
      </w:r>
    </w:p>
  </w:comment>
  <w:comment w:id="45" w:author="NF Xavier" w:date="2025-06-24T19:09:00Z" w:initials="NX">
    <w:p w14:paraId="59ACD7B1" w14:textId="75F95553" w:rsidR="004E29A7" w:rsidRDefault="004E29A7">
      <w:pPr>
        <w:pStyle w:val="CommentText"/>
      </w:pPr>
      <w:r>
        <w:rPr>
          <w:rStyle w:val="CommentReference"/>
        </w:rPr>
        <w:annotationRef/>
      </w:r>
      <w:r>
        <w:t xml:space="preserve">Add also other non-financial performance indicators </w:t>
      </w:r>
    </w:p>
  </w:comment>
  <w:comment w:id="46" w:author="Diane" w:date="2025-06-25T18:43:00Z" w:initials="D">
    <w:p w14:paraId="398BE769" w14:textId="3EDA8A98" w:rsidR="00A55850" w:rsidRDefault="00A55850">
      <w:pPr>
        <w:pStyle w:val="CommentText"/>
      </w:pPr>
      <w:r>
        <w:rPr>
          <w:rStyle w:val="CommentReference"/>
        </w:rPr>
        <w:annotationRef/>
      </w:r>
      <w:r>
        <w:t>revised</w:t>
      </w:r>
    </w:p>
  </w:comment>
  <w:comment w:id="47" w:author="NF Xavier" w:date="2025-06-24T19:09:00Z" w:initials="NX">
    <w:p w14:paraId="75B7A1DC" w14:textId="13ABAA1B" w:rsidR="004E29A7" w:rsidRDefault="004E29A7">
      <w:pPr>
        <w:pStyle w:val="CommentText"/>
      </w:pPr>
      <w:r>
        <w:rPr>
          <w:rStyle w:val="CommentReference"/>
        </w:rPr>
        <w:annotationRef/>
      </w:r>
      <w:r>
        <w:t>Choose one common formula</w:t>
      </w:r>
    </w:p>
  </w:comment>
  <w:comment w:id="48" w:author="Diane" w:date="2025-06-25T18:43:00Z" w:initials="D">
    <w:p w14:paraId="01D12C1C" w14:textId="30E58BFA" w:rsidR="00A55850" w:rsidRDefault="00A55850">
      <w:pPr>
        <w:pStyle w:val="CommentText"/>
      </w:pPr>
      <w:r>
        <w:rPr>
          <w:rStyle w:val="CommentReference"/>
        </w:rPr>
        <w:annotationRef/>
      </w:r>
      <w:r>
        <w:t>revised</w:t>
      </w:r>
    </w:p>
  </w:comment>
  <w:comment w:id="55" w:author="NF Xavier" w:date="2025-06-24T19:09:00Z" w:initials="NX">
    <w:p w14:paraId="5410819D" w14:textId="23E3147C" w:rsidR="004E29A7" w:rsidRDefault="004E29A7">
      <w:pPr>
        <w:pStyle w:val="CommentText"/>
      </w:pPr>
      <w:r>
        <w:rPr>
          <w:rStyle w:val="CommentReference"/>
        </w:rPr>
        <w:annotationRef/>
      </w:r>
      <w:r>
        <w:t>These are contributing nothing to your topic. Reove</w:t>
      </w:r>
    </w:p>
  </w:comment>
  <w:comment w:id="89" w:author="NF Xavier" w:date="2025-06-24T19:16:00Z" w:initials="NX">
    <w:p w14:paraId="4539E661" w14:textId="38CA14C9" w:rsidR="002617B6" w:rsidRDefault="002617B6">
      <w:pPr>
        <w:pStyle w:val="CommentText"/>
      </w:pPr>
      <w:r>
        <w:rPr>
          <w:rStyle w:val="CommentReference"/>
        </w:rPr>
        <w:annotationRef/>
      </w:r>
      <w:r>
        <w:t xml:space="preserve">Conduct this research in more than one company. Preferably 4 companies </w:t>
      </w:r>
    </w:p>
  </w:comment>
  <w:comment w:id="90" w:author="Diane" w:date="2025-06-25T18:44:00Z" w:initials="D">
    <w:p w14:paraId="4BF0D58B" w14:textId="2FF68C63" w:rsidR="00A55850" w:rsidRDefault="00A55850">
      <w:pPr>
        <w:pStyle w:val="CommentText"/>
      </w:pPr>
      <w:r>
        <w:rPr>
          <w:rStyle w:val="CommentReference"/>
        </w:rPr>
        <w:annotationRef/>
      </w:r>
      <w:r>
        <w:t>revised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5DD64C" w15:done="0"/>
  <w15:commentEx w15:paraId="4B5FC8BE" w15:done="0"/>
  <w15:commentEx w15:paraId="0DCE0FD5" w15:paraIdParent="4B5FC8BE" w15:done="0"/>
  <w15:commentEx w15:paraId="0B4C222A" w15:done="0"/>
  <w15:commentEx w15:paraId="02C75883" w15:paraIdParent="0B4C222A" w15:done="0"/>
  <w15:commentEx w15:paraId="59ACD7B1" w15:done="0"/>
  <w15:commentEx w15:paraId="398BE769" w15:paraIdParent="59ACD7B1" w15:done="0"/>
  <w15:commentEx w15:paraId="75B7A1DC" w15:done="0"/>
  <w15:commentEx w15:paraId="01D12C1C" w15:paraIdParent="75B7A1DC" w15:done="0"/>
  <w15:commentEx w15:paraId="5410819D" w15:done="0"/>
  <w15:commentEx w15:paraId="4539E661" w15:done="0"/>
  <w15:commentEx w15:paraId="4BF0D58B" w15:paraIdParent="4539E6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056FD4" w16cex:dateUtc="2025-06-24T15:41:00Z"/>
  <w16cex:commentExtensible w16cex:durableId="2C0576FF" w16cex:dateUtc="2025-06-24T16:11:00Z"/>
  <w16cex:commentExtensible w16cex:durableId="395F8B9D" w16cex:dateUtc="2025-06-25T16:42:00Z"/>
  <w16cex:commentExtensible w16cex:durableId="3A57A0E9" w16cex:dateUtc="2025-06-24T16:10:00Z"/>
  <w16cex:commentExtensible w16cex:durableId="1E14FB78" w16cex:dateUtc="2025-06-25T16:41:00Z"/>
  <w16cex:commentExtensible w16cex:durableId="2C05765C" w16cex:dateUtc="2025-06-24T16:09:00Z"/>
  <w16cex:commentExtensible w16cex:durableId="5CC6C461" w16cex:dateUtc="2025-06-25T16:43:00Z"/>
  <w16cex:commentExtensible w16cex:durableId="2C05764C" w16cex:dateUtc="2025-06-24T16:09:00Z"/>
  <w16cex:commentExtensible w16cex:durableId="154AAB26" w16cex:dateUtc="2025-06-25T16:43:00Z"/>
  <w16cex:commentExtensible w16cex:durableId="2C057687" w16cex:dateUtc="2025-06-24T16:09:00Z"/>
  <w16cex:commentExtensible w16cex:durableId="2C057803" w16cex:dateUtc="2025-06-24T16:16:00Z"/>
  <w16cex:commentExtensible w16cex:durableId="5B719757" w16cex:dateUtc="2025-06-25T16: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5DD64C" w16cid:durableId="2C056FD4"/>
  <w16cid:commentId w16cid:paraId="4B5FC8BE" w16cid:durableId="2C0576FF"/>
  <w16cid:commentId w16cid:paraId="0DCE0FD5" w16cid:durableId="395F8B9D"/>
  <w16cid:commentId w16cid:paraId="0B4C222A" w16cid:durableId="3A57A0E9"/>
  <w16cid:commentId w16cid:paraId="02C75883" w16cid:durableId="1E14FB78"/>
  <w16cid:commentId w16cid:paraId="59ACD7B1" w16cid:durableId="2C05765C"/>
  <w16cid:commentId w16cid:paraId="398BE769" w16cid:durableId="5CC6C461"/>
  <w16cid:commentId w16cid:paraId="75B7A1DC" w16cid:durableId="2C05764C"/>
  <w16cid:commentId w16cid:paraId="01D12C1C" w16cid:durableId="154AAB26"/>
  <w16cid:commentId w16cid:paraId="5410819D" w16cid:durableId="2C057687"/>
  <w16cid:commentId w16cid:paraId="4539E661" w16cid:durableId="2C057803"/>
  <w16cid:commentId w16cid:paraId="4BF0D58B" w16cid:durableId="5B7197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B619C" w14:textId="77777777" w:rsidR="00587B49" w:rsidRDefault="00587B49"/>
  </w:endnote>
  <w:endnote w:type="continuationSeparator" w:id="0">
    <w:p w14:paraId="2A7CA6F7" w14:textId="77777777" w:rsidR="00587B49" w:rsidRDefault="00587B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ElGar">
    <w:altName w:val="Times New Roman"/>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62D42" w14:textId="77777777" w:rsidR="00CA04D5" w:rsidRDefault="00000000">
    <w:pPr>
      <w:pStyle w:val="Footer"/>
      <w:tabs>
        <w:tab w:val="center" w:pos="4680"/>
        <w:tab w:val="right" w:pos="9360"/>
      </w:tabs>
    </w:pPr>
    <w:r>
      <w:pict w14:anchorId="09440E33">
        <v:shapetype id="_x0000_t202" coordsize="21600,21600" o:spt="202" path="m,l,21600r21600,l21600,xe">
          <v:stroke joinstyle="miter"/>
          <v:path gradientshapeok="t" o:connecttype="rect"/>
        </v:shapetype>
        <v:shape id="Text Box 1" o:spid="_x0000_s1025" type="#_x0000_t202" style="position:absolute;margin-left:0;margin-top:0;width:2in;height:2in;z-index:251659264;mso-wrap-style:none;mso-position-horizontal:center;mso-position-horizontal-relative:margin" filled="f" stroked="f">
          <v:fill o:detectmouseclick="t"/>
          <v:textbox style="mso-fit-shape-to-text:t" inset="0,0,0,0">
            <w:txbxContent>
              <w:p w14:paraId="12E17E0A" w14:textId="77777777" w:rsidR="00CA04D5" w:rsidRDefault="00CA04D5">
                <w:pPr>
                  <w:tabs>
                    <w:tab w:val="center" w:pos="4680"/>
                    <w:tab w:val="right" w:pos="9360"/>
                  </w:tabs>
                </w:pPr>
                <w:r>
                  <w:fldChar w:fldCharType="begin"/>
                </w:r>
                <w:r>
                  <w:instrText xml:space="preserve"> PAGE  \* MERGEFORMAT </w:instrText>
                </w:r>
                <w:r>
                  <w:fldChar w:fldCharType="separate"/>
                </w:r>
                <w:r>
                  <w:rPr>
                    <w:lang w:eastAsia="en-US"/>
                  </w:rPr>
                  <w:t>10</w:t>
                </w:r>
                <w:r>
                  <w:fldChar w:fldCharType="end"/>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13" w:author="Diane" w:date="2025-07-01T18:35:00Z"/>
  <w:sdt>
    <w:sdtPr>
      <w:id w:val="474879953"/>
      <w:docPartObj>
        <w:docPartGallery w:val="Page Numbers (Bottom of Page)"/>
        <w:docPartUnique/>
      </w:docPartObj>
    </w:sdtPr>
    <w:sdtEndPr>
      <w:rPr>
        <w:noProof/>
      </w:rPr>
    </w:sdtEndPr>
    <w:sdtContent>
      <w:customXmlInsRangeEnd w:id="13"/>
      <w:p w14:paraId="271C48C9" w14:textId="27B60D40" w:rsidR="001B407D" w:rsidRDefault="001B407D">
        <w:pPr>
          <w:pStyle w:val="Footer"/>
          <w:jc w:val="center"/>
          <w:rPr>
            <w:ins w:id="14" w:author="Diane" w:date="2025-07-01T18:35:00Z" w16du:dateUtc="2025-07-01T16:35:00Z"/>
          </w:rPr>
        </w:pPr>
        <w:ins w:id="15" w:author="Diane" w:date="2025-07-01T18:35:00Z" w16du:dateUtc="2025-07-01T16:35:00Z">
          <w:r>
            <w:fldChar w:fldCharType="begin"/>
          </w:r>
          <w:r>
            <w:instrText xml:space="preserve"> PAGE   \* MERGEFORMAT </w:instrText>
          </w:r>
          <w:r>
            <w:fldChar w:fldCharType="separate"/>
          </w:r>
          <w:r>
            <w:rPr>
              <w:noProof/>
            </w:rPr>
            <w:t>2</w:t>
          </w:r>
          <w:r>
            <w:rPr>
              <w:noProof/>
            </w:rPr>
            <w:fldChar w:fldCharType="end"/>
          </w:r>
        </w:ins>
      </w:p>
      <w:customXmlInsRangeStart w:id="16" w:author="Diane" w:date="2025-07-01T18:35:00Z"/>
    </w:sdtContent>
  </w:sdt>
  <w:customXmlInsRangeEnd w:id="16"/>
  <w:p w14:paraId="1C04C19C" w14:textId="77777777" w:rsidR="001B407D" w:rsidRDefault="001B40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45CB6" w14:textId="77777777" w:rsidR="00587B49" w:rsidRDefault="00587B49"/>
  </w:footnote>
  <w:footnote w:type="continuationSeparator" w:id="0">
    <w:p w14:paraId="304FF83C" w14:textId="77777777" w:rsidR="00587B49" w:rsidRDefault="00587B4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A6B11"/>
    <w:multiLevelType w:val="hybridMultilevel"/>
    <w:tmpl w:val="A4FC0A1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0240A8"/>
    <w:multiLevelType w:val="hybridMultilevel"/>
    <w:tmpl w:val="04EE9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680195"/>
    <w:multiLevelType w:val="multilevel"/>
    <w:tmpl w:val="A574DA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300" w:hanging="720"/>
      </w:pPr>
      <w:rPr>
        <w:rFonts w:hint="default"/>
      </w:rPr>
    </w:lvl>
    <w:lvl w:ilvl="3">
      <w:start w:val="1"/>
      <w:numFmt w:val="decimal"/>
      <w:lvlText w:val="%1.%2.%3.%4"/>
      <w:lvlJc w:val="left"/>
      <w:pPr>
        <w:ind w:left="1590" w:hanging="720"/>
      </w:pPr>
      <w:rPr>
        <w:rFonts w:hint="default"/>
      </w:rPr>
    </w:lvl>
    <w:lvl w:ilvl="4">
      <w:start w:val="1"/>
      <w:numFmt w:val="decimal"/>
      <w:lvlText w:val="%1.%2.%3.%4.%5"/>
      <w:lvlJc w:val="left"/>
      <w:pPr>
        <w:ind w:left="2240" w:hanging="1080"/>
      </w:pPr>
      <w:rPr>
        <w:rFonts w:hint="default"/>
      </w:rPr>
    </w:lvl>
    <w:lvl w:ilvl="5">
      <w:start w:val="1"/>
      <w:numFmt w:val="decimal"/>
      <w:lvlText w:val="%1.%2.%3.%4.%5.%6"/>
      <w:lvlJc w:val="left"/>
      <w:pPr>
        <w:ind w:left="2530" w:hanging="1080"/>
      </w:pPr>
      <w:rPr>
        <w:rFonts w:hint="default"/>
      </w:rPr>
    </w:lvl>
    <w:lvl w:ilvl="6">
      <w:start w:val="1"/>
      <w:numFmt w:val="decimal"/>
      <w:lvlText w:val="%1.%2.%3.%4.%5.%6.%7"/>
      <w:lvlJc w:val="left"/>
      <w:pPr>
        <w:ind w:left="3180" w:hanging="1440"/>
      </w:pPr>
      <w:rPr>
        <w:rFonts w:hint="default"/>
      </w:rPr>
    </w:lvl>
    <w:lvl w:ilvl="7">
      <w:start w:val="1"/>
      <w:numFmt w:val="decimal"/>
      <w:lvlText w:val="%1.%2.%3.%4.%5.%6.%7.%8"/>
      <w:lvlJc w:val="left"/>
      <w:pPr>
        <w:ind w:left="3470" w:hanging="1440"/>
      </w:pPr>
      <w:rPr>
        <w:rFonts w:hint="default"/>
      </w:rPr>
    </w:lvl>
    <w:lvl w:ilvl="8">
      <w:start w:val="1"/>
      <w:numFmt w:val="decimal"/>
      <w:lvlText w:val="%1.%2.%3.%4.%5.%6.%7.%8.%9"/>
      <w:lvlJc w:val="left"/>
      <w:pPr>
        <w:ind w:left="4120" w:hanging="1800"/>
      </w:pPr>
      <w:rPr>
        <w:rFonts w:hint="default"/>
      </w:rPr>
    </w:lvl>
  </w:abstractNum>
  <w:abstractNum w:abstractNumId="3" w15:restartNumberingAfterBreak="0">
    <w:nsid w:val="51F14A34"/>
    <w:multiLevelType w:val="hybridMultilevel"/>
    <w:tmpl w:val="493AC31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7E14B8"/>
    <w:multiLevelType w:val="hybridMultilevel"/>
    <w:tmpl w:val="159EC86A"/>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5" w15:restartNumberingAfterBreak="0">
    <w:nsid w:val="68EA23B1"/>
    <w:multiLevelType w:val="hybridMultilevel"/>
    <w:tmpl w:val="F222A0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8862356">
    <w:abstractNumId w:val="0"/>
  </w:num>
  <w:num w:numId="2" w16cid:durableId="557479695">
    <w:abstractNumId w:val="4"/>
  </w:num>
  <w:num w:numId="3" w16cid:durableId="1321615396">
    <w:abstractNumId w:val="1"/>
  </w:num>
  <w:num w:numId="4" w16cid:durableId="1046176035">
    <w:abstractNumId w:val="3"/>
  </w:num>
  <w:num w:numId="5" w16cid:durableId="1529373518">
    <w:abstractNumId w:val="5"/>
  </w:num>
  <w:num w:numId="6" w16cid:durableId="79839817">
    <w:abstractNumId w:val="2"/>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F Xavier">
    <w15:presenceInfo w15:providerId="None" w15:userId="NF Xavier"/>
  </w15:person>
  <w15:person w15:author="Diane">
    <w15:presenceInfo w15:providerId="None" w15:userId="Dian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8F3EDB"/>
    <w:rsid w:val="00000D44"/>
    <w:rsid w:val="0000316E"/>
    <w:rsid w:val="0000538E"/>
    <w:rsid w:val="0000789C"/>
    <w:rsid w:val="00011385"/>
    <w:rsid w:val="00013DE6"/>
    <w:rsid w:val="00023A3F"/>
    <w:rsid w:val="00026731"/>
    <w:rsid w:val="00033383"/>
    <w:rsid w:val="00033769"/>
    <w:rsid w:val="000475F5"/>
    <w:rsid w:val="00051362"/>
    <w:rsid w:val="0005212E"/>
    <w:rsid w:val="00052C73"/>
    <w:rsid w:val="00081DB6"/>
    <w:rsid w:val="00093420"/>
    <w:rsid w:val="000971FC"/>
    <w:rsid w:val="000A5757"/>
    <w:rsid w:val="000A7E25"/>
    <w:rsid w:val="000B418F"/>
    <w:rsid w:val="000C00A6"/>
    <w:rsid w:val="000C0D35"/>
    <w:rsid w:val="000D5A63"/>
    <w:rsid w:val="000E2ECD"/>
    <w:rsid w:val="000F5568"/>
    <w:rsid w:val="0010724B"/>
    <w:rsid w:val="00115E3D"/>
    <w:rsid w:val="00123C6C"/>
    <w:rsid w:val="00135C87"/>
    <w:rsid w:val="00146063"/>
    <w:rsid w:val="00160E89"/>
    <w:rsid w:val="00165BBF"/>
    <w:rsid w:val="0016612A"/>
    <w:rsid w:val="001712AD"/>
    <w:rsid w:val="001742AB"/>
    <w:rsid w:val="001748C4"/>
    <w:rsid w:val="001776EB"/>
    <w:rsid w:val="00180269"/>
    <w:rsid w:val="00182380"/>
    <w:rsid w:val="0019579C"/>
    <w:rsid w:val="001A6685"/>
    <w:rsid w:val="001B407D"/>
    <w:rsid w:val="001C2EF3"/>
    <w:rsid w:val="001E6AF7"/>
    <w:rsid w:val="001E7DBC"/>
    <w:rsid w:val="001E7DF2"/>
    <w:rsid w:val="001E7FB2"/>
    <w:rsid w:val="001F154D"/>
    <w:rsid w:val="001F291F"/>
    <w:rsid w:val="001F6FCB"/>
    <w:rsid w:val="00205C26"/>
    <w:rsid w:val="002135ED"/>
    <w:rsid w:val="00214D9E"/>
    <w:rsid w:val="0021549B"/>
    <w:rsid w:val="00216E5C"/>
    <w:rsid w:val="0022513B"/>
    <w:rsid w:val="0022561A"/>
    <w:rsid w:val="00225AC3"/>
    <w:rsid w:val="00234404"/>
    <w:rsid w:val="002348EA"/>
    <w:rsid w:val="00246119"/>
    <w:rsid w:val="002617B6"/>
    <w:rsid w:val="00264CBB"/>
    <w:rsid w:val="00267F6D"/>
    <w:rsid w:val="0027166B"/>
    <w:rsid w:val="0027708B"/>
    <w:rsid w:val="002954E5"/>
    <w:rsid w:val="002B09A1"/>
    <w:rsid w:val="002B33B8"/>
    <w:rsid w:val="002B62B6"/>
    <w:rsid w:val="002B7ABB"/>
    <w:rsid w:val="002C04FF"/>
    <w:rsid w:val="002C4139"/>
    <w:rsid w:val="002C6B13"/>
    <w:rsid w:val="002C6C5D"/>
    <w:rsid w:val="002C6D2F"/>
    <w:rsid w:val="002E0F48"/>
    <w:rsid w:val="002E5B6C"/>
    <w:rsid w:val="002F44E7"/>
    <w:rsid w:val="002F5F77"/>
    <w:rsid w:val="003103C8"/>
    <w:rsid w:val="00312614"/>
    <w:rsid w:val="00312832"/>
    <w:rsid w:val="0032243B"/>
    <w:rsid w:val="00322E59"/>
    <w:rsid w:val="00332488"/>
    <w:rsid w:val="00341F2B"/>
    <w:rsid w:val="00343470"/>
    <w:rsid w:val="00344DBB"/>
    <w:rsid w:val="00357270"/>
    <w:rsid w:val="00363BEA"/>
    <w:rsid w:val="00376FCC"/>
    <w:rsid w:val="00380556"/>
    <w:rsid w:val="003822B9"/>
    <w:rsid w:val="00397BA1"/>
    <w:rsid w:val="003A2513"/>
    <w:rsid w:val="003A481A"/>
    <w:rsid w:val="003A5199"/>
    <w:rsid w:val="003B2939"/>
    <w:rsid w:val="003B46F2"/>
    <w:rsid w:val="003B6808"/>
    <w:rsid w:val="003C051A"/>
    <w:rsid w:val="003C0A9C"/>
    <w:rsid w:val="003C41F1"/>
    <w:rsid w:val="003D36BB"/>
    <w:rsid w:val="003D53BC"/>
    <w:rsid w:val="003E33A1"/>
    <w:rsid w:val="003E4EE1"/>
    <w:rsid w:val="003E5BA1"/>
    <w:rsid w:val="003E6E86"/>
    <w:rsid w:val="003F02B8"/>
    <w:rsid w:val="003F0E6E"/>
    <w:rsid w:val="003F2B60"/>
    <w:rsid w:val="003F2FB1"/>
    <w:rsid w:val="003F47F9"/>
    <w:rsid w:val="003F6576"/>
    <w:rsid w:val="003F76DE"/>
    <w:rsid w:val="00406FF5"/>
    <w:rsid w:val="00410371"/>
    <w:rsid w:val="00413EF8"/>
    <w:rsid w:val="00421603"/>
    <w:rsid w:val="00437687"/>
    <w:rsid w:val="00440E6F"/>
    <w:rsid w:val="00444610"/>
    <w:rsid w:val="00447219"/>
    <w:rsid w:val="00455ABF"/>
    <w:rsid w:val="004666D2"/>
    <w:rsid w:val="0048466F"/>
    <w:rsid w:val="004967A3"/>
    <w:rsid w:val="004A426B"/>
    <w:rsid w:val="004A512C"/>
    <w:rsid w:val="004B453E"/>
    <w:rsid w:val="004B7882"/>
    <w:rsid w:val="004E0535"/>
    <w:rsid w:val="004E0FE6"/>
    <w:rsid w:val="004E1F4A"/>
    <w:rsid w:val="004E279C"/>
    <w:rsid w:val="004E29A7"/>
    <w:rsid w:val="004F2E60"/>
    <w:rsid w:val="004F2E79"/>
    <w:rsid w:val="004F4685"/>
    <w:rsid w:val="004F4750"/>
    <w:rsid w:val="004F521B"/>
    <w:rsid w:val="00503EF8"/>
    <w:rsid w:val="005116DE"/>
    <w:rsid w:val="005336CF"/>
    <w:rsid w:val="00534606"/>
    <w:rsid w:val="0054250F"/>
    <w:rsid w:val="00544859"/>
    <w:rsid w:val="00552509"/>
    <w:rsid w:val="00554445"/>
    <w:rsid w:val="00561185"/>
    <w:rsid w:val="005647EC"/>
    <w:rsid w:val="00564EE8"/>
    <w:rsid w:val="00574727"/>
    <w:rsid w:val="00587B49"/>
    <w:rsid w:val="00591311"/>
    <w:rsid w:val="00595093"/>
    <w:rsid w:val="005953F9"/>
    <w:rsid w:val="005A22A3"/>
    <w:rsid w:val="005A6D00"/>
    <w:rsid w:val="005C48A5"/>
    <w:rsid w:val="005D6729"/>
    <w:rsid w:val="005E54AD"/>
    <w:rsid w:val="005E58B2"/>
    <w:rsid w:val="006106E5"/>
    <w:rsid w:val="00620958"/>
    <w:rsid w:val="00635DB3"/>
    <w:rsid w:val="00640DD5"/>
    <w:rsid w:val="006502BD"/>
    <w:rsid w:val="00651C29"/>
    <w:rsid w:val="00666B74"/>
    <w:rsid w:val="006807DE"/>
    <w:rsid w:val="0068156C"/>
    <w:rsid w:val="006904D2"/>
    <w:rsid w:val="006906B8"/>
    <w:rsid w:val="00692CE1"/>
    <w:rsid w:val="006A5005"/>
    <w:rsid w:val="006A50D6"/>
    <w:rsid w:val="006A6497"/>
    <w:rsid w:val="006C215B"/>
    <w:rsid w:val="006C76DF"/>
    <w:rsid w:val="006C7E35"/>
    <w:rsid w:val="006D22CD"/>
    <w:rsid w:val="006D2ADC"/>
    <w:rsid w:val="006D7EC2"/>
    <w:rsid w:val="006E5701"/>
    <w:rsid w:val="006E657D"/>
    <w:rsid w:val="006F4587"/>
    <w:rsid w:val="006F7D94"/>
    <w:rsid w:val="0070266D"/>
    <w:rsid w:val="00702A3F"/>
    <w:rsid w:val="00704286"/>
    <w:rsid w:val="007065DC"/>
    <w:rsid w:val="007218DE"/>
    <w:rsid w:val="007243AE"/>
    <w:rsid w:val="0073020E"/>
    <w:rsid w:val="0073126B"/>
    <w:rsid w:val="007325C0"/>
    <w:rsid w:val="007367FE"/>
    <w:rsid w:val="007417F4"/>
    <w:rsid w:val="007459E7"/>
    <w:rsid w:val="0075679A"/>
    <w:rsid w:val="007578EE"/>
    <w:rsid w:val="00761D49"/>
    <w:rsid w:val="00762A05"/>
    <w:rsid w:val="00767C3C"/>
    <w:rsid w:val="00780A64"/>
    <w:rsid w:val="00787968"/>
    <w:rsid w:val="007B6DEF"/>
    <w:rsid w:val="007B72A8"/>
    <w:rsid w:val="007C0F2F"/>
    <w:rsid w:val="007E4F78"/>
    <w:rsid w:val="007E544B"/>
    <w:rsid w:val="007E7C45"/>
    <w:rsid w:val="007F0979"/>
    <w:rsid w:val="008100A9"/>
    <w:rsid w:val="008104AC"/>
    <w:rsid w:val="008155C7"/>
    <w:rsid w:val="008276A4"/>
    <w:rsid w:val="00835ACC"/>
    <w:rsid w:val="00851A89"/>
    <w:rsid w:val="00855E4F"/>
    <w:rsid w:val="008644EF"/>
    <w:rsid w:val="00872BC3"/>
    <w:rsid w:val="00874A46"/>
    <w:rsid w:val="00876C1F"/>
    <w:rsid w:val="00883242"/>
    <w:rsid w:val="00893601"/>
    <w:rsid w:val="00895A74"/>
    <w:rsid w:val="008A2DCB"/>
    <w:rsid w:val="008A568C"/>
    <w:rsid w:val="008A6676"/>
    <w:rsid w:val="008B011C"/>
    <w:rsid w:val="008C3D99"/>
    <w:rsid w:val="008C72D8"/>
    <w:rsid w:val="008D092A"/>
    <w:rsid w:val="008D48D9"/>
    <w:rsid w:val="008D791C"/>
    <w:rsid w:val="008E4081"/>
    <w:rsid w:val="008F13AB"/>
    <w:rsid w:val="008F730C"/>
    <w:rsid w:val="00904998"/>
    <w:rsid w:val="009074EA"/>
    <w:rsid w:val="0091592E"/>
    <w:rsid w:val="0092091A"/>
    <w:rsid w:val="00920F91"/>
    <w:rsid w:val="00937EE2"/>
    <w:rsid w:val="009512E9"/>
    <w:rsid w:val="009549A1"/>
    <w:rsid w:val="00960F0F"/>
    <w:rsid w:val="0096269C"/>
    <w:rsid w:val="0096722E"/>
    <w:rsid w:val="009725BC"/>
    <w:rsid w:val="0097371D"/>
    <w:rsid w:val="00980B21"/>
    <w:rsid w:val="00985A1F"/>
    <w:rsid w:val="0098648C"/>
    <w:rsid w:val="009A0A02"/>
    <w:rsid w:val="009A2178"/>
    <w:rsid w:val="009A3520"/>
    <w:rsid w:val="009B2778"/>
    <w:rsid w:val="009B7DF1"/>
    <w:rsid w:val="009C24BB"/>
    <w:rsid w:val="009C5F92"/>
    <w:rsid w:val="009C7B92"/>
    <w:rsid w:val="009D1A69"/>
    <w:rsid w:val="009D7A6F"/>
    <w:rsid w:val="009E4A99"/>
    <w:rsid w:val="00A13E00"/>
    <w:rsid w:val="00A35484"/>
    <w:rsid w:val="00A36EEF"/>
    <w:rsid w:val="00A379AA"/>
    <w:rsid w:val="00A37C99"/>
    <w:rsid w:val="00A429CD"/>
    <w:rsid w:val="00A55850"/>
    <w:rsid w:val="00A5689D"/>
    <w:rsid w:val="00A57C32"/>
    <w:rsid w:val="00A60DDC"/>
    <w:rsid w:val="00A67422"/>
    <w:rsid w:val="00A720EB"/>
    <w:rsid w:val="00A73FA4"/>
    <w:rsid w:val="00A823B4"/>
    <w:rsid w:val="00A95536"/>
    <w:rsid w:val="00AA04B5"/>
    <w:rsid w:val="00AA0776"/>
    <w:rsid w:val="00AA1441"/>
    <w:rsid w:val="00AA4188"/>
    <w:rsid w:val="00AB0326"/>
    <w:rsid w:val="00AB0512"/>
    <w:rsid w:val="00AB0542"/>
    <w:rsid w:val="00AB0F2E"/>
    <w:rsid w:val="00AC2A16"/>
    <w:rsid w:val="00AD0A23"/>
    <w:rsid w:val="00AD332C"/>
    <w:rsid w:val="00AD7BA8"/>
    <w:rsid w:val="00B0066A"/>
    <w:rsid w:val="00B028F0"/>
    <w:rsid w:val="00B17433"/>
    <w:rsid w:val="00B22B84"/>
    <w:rsid w:val="00B30D7C"/>
    <w:rsid w:val="00B377F1"/>
    <w:rsid w:val="00B4446E"/>
    <w:rsid w:val="00B51213"/>
    <w:rsid w:val="00B674C9"/>
    <w:rsid w:val="00B744B7"/>
    <w:rsid w:val="00B836B4"/>
    <w:rsid w:val="00B926BD"/>
    <w:rsid w:val="00BB7445"/>
    <w:rsid w:val="00BC0679"/>
    <w:rsid w:val="00BD05CF"/>
    <w:rsid w:val="00BE2B83"/>
    <w:rsid w:val="00BE373E"/>
    <w:rsid w:val="00BE6F48"/>
    <w:rsid w:val="00BE7732"/>
    <w:rsid w:val="00C00FC8"/>
    <w:rsid w:val="00C13E0C"/>
    <w:rsid w:val="00C14C0F"/>
    <w:rsid w:val="00C17AB7"/>
    <w:rsid w:val="00C30806"/>
    <w:rsid w:val="00C30A60"/>
    <w:rsid w:val="00C332D8"/>
    <w:rsid w:val="00C35B56"/>
    <w:rsid w:val="00C372DC"/>
    <w:rsid w:val="00C45AFF"/>
    <w:rsid w:val="00C612A4"/>
    <w:rsid w:val="00C62A43"/>
    <w:rsid w:val="00C769FD"/>
    <w:rsid w:val="00C76ED2"/>
    <w:rsid w:val="00C773B7"/>
    <w:rsid w:val="00C85003"/>
    <w:rsid w:val="00C918C4"/>
    <w:rsid w:val="00C924AF"/>
    <w:rsid w:val="00CA04D5"/>
    <w:rsid w:val="00CB67F1"/>
    <w:rsid w:val="00CB7D6E"/>
    <w:rsid w:val="00CE170F"/>
    <w:rsid w:val="00CE65C6"/>
    <w:rsid w:val="00CF7A52"/>
    <w:rsid w:val="00D01DFA"/>
    <w:rsid w:val="00D06BFC"/>
    <w:rsid w:val="00D13508"/>
    <w:rsid w:val="00D14809"/>
    <w:rsid w:val="00D2446A"/>
    <w:rsid w:val="00D252DF"/>
    <w:rsid w:val="00D25F22"/>
    <w:rsid w:val="00D34DCC"/>
    <w:rsid w:val="00D47ABC"/>
    <w:rsid w:val="00D47E12"/>
    <w:rsid w:val="00D53BDD"/>
    <w:rsid w:val="00D67B52"/>
    <w:rsid w:val="00D7310D"/>
    <w:rsid w:val="00D74893"/>
    <w:rsid w:val="00D75950"/>
    <w:rsid w:val="00D83240"/>
    <w:rsid w:val="00D85833"/>
    <w:rsid w:val="00DB610E"/>
    <w:rsid w:val="00DC14D1"/>
    <w:rsid w:val="00DC3B3B"/>
    <w:rsid w:val="00DC799D"/>
    <w:rsid w:val="00DC7B02"/>
    <w:rsid w:val="00DD0D2C"/>
    <w:rsid w:val="00DD4D41"/>
    <w:rsid w:val="00DD7DB9"/>
    <w:rsid w:val="00DE3F7F"/>
    <w:rsid w:val="00DF05A4"/>
    <w:rsid w:val="00E03783"/>
    <w:rsid w:val="00E066D1"/>
    <w:rsid w:val="00E1481B"/>
    <w:rsid w:val="00E26B79"/>
    <w:rsid w:val="00E36B89"/>
    <w:rsid w:val="00E44D65"/>
    <w:rsid w:val="00E51343"/>
    <w:rsid w:val="00E57E2E"/>
    <w:rsid w:val="00E62DB3"/>
    <w:rsid w:val="00E6370C"/>
    <w:rsid w:val="00E67B01"/>
    <w:rsid w:val="00E750A4"/>
    <w:rsid w:val="00E761E9"/>
    <w:rsid w:val="00E76924"/>
    <w:rsid w:val="00E77201"/>
    <w:rsid w:val="00E86976"/>
    <w:rsid w:val="00E95315"/>
    <w:rsid w:val="00EB5572"/>
    <w:rsid w:val="00EC7080"/>
    <w:rsid w:val="00ED2072"/>
    <w:rsid w:val="00EE61FD"/>
    <w:rsid w:val="00EF3576"/>
    <w:rsid w:val="00EF3E66"/>
    <w:rsid w:val="00EF40F6"/>
    <w:rsid w:val="00F01CB7"/>
    <w:rsid w:val="00F03160"/>
    <w:rsid w:val="00F24E2F"/>
    <w:rsid w:val="00F2527F"/>
    <w:rsid w:val="00F25504"/>
    <w:rsid w:val="00F336AB"/>
    <w:rsid w:val="00F35C28"/>
    <w:rsid w:val="00F421FF"/>
    <w:rsid w:val="00F50EF2"/>
    <w:rsid w:val="00F5723F"/>
    <w:rsid w:val="00F62A38"/>
    <w:rsid w:val="00F739C6"/>
    <w:rsid w:val="00F76837"/>
    <w:rsid w:val="00F93FDD"/>
    <w:rsid w:val="00F97EE7"/>
    <w:rsid w:val="00FA4B44"/>
    <w:rsid w:val="00FB00FA"/>
    <w:rsid w:val="00FB3E7F"/>
    <w:rsid w:val="00FC46AD"/>
    <w:rsid w:val="00FF1D9A"/>
    <w:rsid w:val="00FF5055"/>
    <w:rsid w:val="014736DE"/>
    <w:rsid w:val="03F12886"/>
    <w:rsid w:val="04E71A2F"/>
    <w:rsid w:val="07E8508A"/>
    <w:rsid w:val="08217FA4"/>
    <w:rsid w:val="08D4167C"/>
    <w:rsid w:val="0C482A1A"/>
    <w:rsid w:val="0CD621C7"/>
    <w:rsid w:val="0ED1432F"/>
    <w:rsid w:val="0F9760EF"/>
    <w:rsid w:val="143F251D"/>
    <w:rsid w:val="155535EC"/>
    <w:rsid w:val="15F93841"/>
    <w:rsid w:val="17375161"/>
    <w:rsid w:val="176A71DF"/>
    <w:rsid w:val="18F04206"/>
    <w:rsid w:val="19D44006"/>
    <w:rsid w:val="1A8F3EDB"/>
    <w:rsid w:val="1BB75806"/>
    <w:rsid w:val="1C0A3439"/>
    <w:rsid w:val="1D1D05D0"/>
    <w:rsid w:val="1DD3267D"/>
    <w:rsid w:val="1F63408D"/>
    <w:rsid w:val="244C451B"/>
    <w:rsid w:val="27207CA5"/>
    <w:rsid w:val="27A847F9"/>
    <w:rsid w:val="29611E56"/>
    <w:rsid w:val="29B42C36"/>
    <w:rsid w:val="2A7862B9"/>
    <w:rsid w:val="2B5C7383"/>
    <w:rsid w:val="2B8943E8"/>
    <w:rsid w:val="2C784B05"/>
    <w:rsid w:val="2CEB1977"/>
    <w:rsid w:val="2E4427DA"/>
    <w:rsid w:val="3174292F"/>
    <w:rsid w:val="32946961"/>
    <w:rsid w:val="337C47C4"/>
    <w:rsid w:val="359E642A"/>
    <w:rsid w:val="37543640"/>
    <w:rsid w:val="38BE586A"/>
    <w:rsid w:val="3C524B85"/>
    <w:rsid w:val="3C6B7A0A"/>
    <w:rsid w:val="3CF60D92"/>
    <w:rsid w:val="3EE91A51"/>
    <w:rsid w:val="3F077227"/>
    <w:rsid w:val="3F7647BE"/>
    <w:rsid w:val="3FFC1070"/>
    <w:rsid w:val="41A55948"/>
    <w:rsid w:val="425E77C7"/>
    <w:rsid w:val="44B6051C"/>
    <w:rsid w:val="466B2669"/>
    <w:rsid w:val="466C13DF"/>
    <w:rsid w:val="49C11FF1"/>
    <w:rsid w:val="4B1578B3"/>
    <w:rsid w:val="4B1F34AD"/>
    <w:rsid w:val="4BAB2EF7"/>
    <w:rsid w:val="4C107D48"/>
    <w:rsid w:val="4CA70059"/>
    <w:rsid w:val="4D2206C8"/>
    <w:rsid w:val="4E033C62"/>
    <w:rsid w:val="4E9F1BE3"/>
    <w:rsid w:val="4F1F277C"/>
    <w:rsid w:val="4F5E6D3C"/>
    <w:rsid w:val="4F8C218A"/>
    <w:rsid w:val="50471644"/>
    <w:rsid w:val="51203526"/>
    <w:rsid w:val="53320501"/>
    <w:rsid w:val="54E05D06"/>
    <w:rsid w:val="54F507E9"/>
    <w:rsid w:val="550E3B1C"/>
    <w:rsid w:val="564F533D"/>
    <w:rsid w:val="586F347B"/>
    <w:rsid w:val="5A691386"/>
    <w:rsid w:val="5ADE0A23"/>
    <w:rsid w:val="5C782D43"/>
    <w:rsid w:val="5DD63736"/>
    <w:rsid w:val="5E903A51"/>
    <w:rsid w:val="5EA66AD7"/>
    <w:rsid w:val="5EA67F29"/>
    <w:rsid w:val="60C05441"/>
    <w:rsid w:val="62AE71A1"/>
    <w:rsid w:val="633E43E9"/>
    <w:rsid w:val="65C50EF1"/>
    <w:rsid w:val="65D632B3"/>
    <w:rsid w:val="66FB5425"/>
    <w:rsid w:val="68AF35AA"/>
    <w:rsid w:val="68B46056"/>
    <w:rsid w:val="6ABC271C"/>
    <w:rsid w:val="6E6B7E36"/>
    <w:rsid w:val="6E867CCA"/>
    <w:rsid w:val="6FAE6777"/>
    <w:rsid w:val="71CD20CC"/>
    <w:rsid w:val="72C07E97"/>
    <w:rsid w:val="73992FB6"/>
    <w:rsid w:val="74995DB8"/>
    <w:rsid w:val="74F04F77"/>
    <w:rsid w:val="76855D4F"/>
    <w:rsid w:val="7715546B"/>
    <w:rsid w:val="77977FC3"/>
    <w:rsid w:val="78166298"/>
    <w:rsid w:val="785F1F8A"/>
    <w:rsid w:val="794F6DCE"/>
    <w:rsid w:val="79A951B4"/>
    <w:rsid w:val="79CD07B1"/>
    <w:rsid w:val="7AFA7350"/>
    <w:rsid w:val="7B097B3B"/>
    <w:rsid w:val="7B9A4867"/>
    <w:rsid w:val="7BBF1005"/>
    <w:rsid w:val="7C181D26"/>
    <w:rsid w:val="7CA80310"/>
    <w:rsid w:val="7CAB1295"/>
    <w:rsid w:val="7D1E37CD"/>
    <w:rsid w:val="7D8F5CC7"/>
    <w:rsid w:val="7D9E75A3"/>
    <w:rsid w:val="7E10084E"/>
    <w:rsid w:val="7E6924EF"/>
    <w:rsid w:val="7ED03A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3CC69FB"/>
  <w15:docId w15:val="{1664E8D6-57C8-48FC-B44F-17F99D6FA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qFormat="1"/>
    <w:lsdException w:name="header" w:qFormat="1"/>
    <w:lsdException w:name="footer" w:qFormat="1"/>
    <w:lsdException w:name="caption" w:uiPriority="35" w:unhideWhenUsed="1" w:qFormat="1"/>
    <w:lsdException w:name="table of figures" w:uiPriority="99"/>
    <w:lsdException w:name="endnote reference" w:qFormat="1"/>
    <w:lsdException w:name="endnote text" w:qFormat="1"/>
    <w:lsdException w:name="Title" w:qFormat="1"/>
    <w:lsdException w:name="Default Paragraph Font" w:semiHidden="1" w:qFormat="1"/>
    <w:lsdException w:name="Body Text" w:uiPriority="99"/>
    <w:lsdException w:name="Subtitle" w:uiPriority="11" w:qFormat="1"/>
    <w:lsdException w:name="Hyperlink" w:uiPriority="9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link w:val="Heading1Char"/>
    <w:uiPriority w:val="9"/>
    <w:qFormat/>
    <w:pPr>
      <w:ind w:left="290"/>
      <w:outlineLvl w:val="0"/>
    </w:pPr>
    <w:rPr>
      <w:b/>
      <w:bCs/>
      <w:sz w:val="24"/>
      <w:szCs w:val="24"/>
    </w:rPr>
  </w:style>
  <w:style w:type="paragraph" w:styleId="Heading2">
    <w:name w:val="heading 2"/>
    <w:basedOn w:val="Normal"/>
    <w:next w:val="Normal"/>
    <w:uiPriority w:val="9"/>
    <w:unhideWhenUsed/>
    <w:qFormat/>
    <w:pPr>
      <w:shd w:val="clear" w:color="auto" w:fill="FFFFFF" w:themeFill="background1"/>
      <w:spacing w:line="360" w:lineRule="auto"/>
      <w:jc w:val="both"/>
      <w:outlineLvl w:val="1"/>
    </w:pPr>
    <w:rPr>
      <w:rFonts w:ascii="Times New Roman" w:hAnsi="Times New Roman" w:cs="Times New Roman"/>
      <w:b/>
      <w:bCs/>
      <w:color w:val="000000" w:themeColor="text1"/>
      <w:sz w:val="24"/>
      <w:szCs w:val="24"/>
    </w:rPr>
  </w:style>
  <w:style w:type="paragraph" w:styleId="Heading3">
    <w:name w:val="heading 3"/>
    <w:basedOn w:val="Normal"/>
    <w:next w:val="Normal"/>
    <w:link w:val="Heading3Char"/>
    <w:uiPriority w:val="9"/>
    <w:qFormat/>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semiHidden/>
    <w:unhideWhenUsed/>
    <w:qFormat/>
    <w:rsid w:val="004A426B"/>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EC7080"/>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A13E00"/>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b/>
      <w:bCs/>
      <w:color w:val="4F81BD"/>
      <w:sz w:val="18"/>
      <w:szCs w:val="18"/>
    </w:rPr>
  </w:style>
  <w:style w:type="paragraph" w:styleId="CommentText">
    <w:name w:val="annotation text"/>
    <w:link w:val="CommentTextChar"/>
    <w:qFormat/>
    <w:rPr>
      <w:rFonts w:ascii="Calibri" w:hAnsi="Calibri"/>
      <w:lang w:eastAsia="zh-CN"/>
    </w:rPr>
  </w:style>
  <w:style w:type="character" w:styleId="Emphasis">
    <w:name w:val="Emphasis"/>
    <w:basedOn w:val="DefaultParagraphFont"/>
    <w:uiPriority w:val="20"/>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pPr>
  </w:style>
  <w:style w:type="paragraph" w:styleId="Footer">
    <w:name w:val="footer"/>
    <w:basedOn w:val="Normal"/>
    <w:link w:val="FooterChar"/>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uiPriority w:val="99"/>
    <w:qFormat/>
    <w:rPr>
      <w:color w:val="0000FF"/>
      <w:u w:val="single"/>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spacing w:line="256" w:lineRule="auto"/>
    </w:pPr>
    <w:rPr>
      <w:rFonts w:cs="Times New Roman"/>
      <w:color w:val="595959" w:themeColor="text1" w:themeTint="A6"/>
      <w:spacing w:val="15"/>
      <w14:ligatures w14:val="standardContextual"/>
    </w:rPr>
  </w:style>
  <w:style w:type="table" w:styleId="TableGrid">
    <w:name w:val="Table Grid"/>
    <w:basedOn w:val="TableNormal"/>
    <w:uiPriority w:val="39"/>
    <w:qFormat/>
    <w:rPr>
      <w:rFonts w:ascii="Calibri" w:eastAsia="Times New Rom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Pr>
      <w:rFonts w:ascii="Calibri" w:eastAsia="Calibri" w:hAnsi="Calibri" w:cs="SimSun"/>
      <w:sz w:val="22"/>
      <w:szCs w:val="22"/>
    </w:rPr>
  </w:style>
  <w:style w:type="character" w:customStyle="1" w:styleId="CommentTextChar">
    <w:name w:val="Comment Text Char"/>
    <w:link w:val="CommentText"/>
    <w:qFormat/>
    <w:rPr>
      <w:rFonts w:ascii="Calibri" w:eastAsia="SimSun" w:hAnsi="Calibri" w:cs="Times New Roman" w:hint="default"/>
      <w:lang w:eastAsia="zh-CN"/>
    </w:rPr>
  </w:style>
  <w:style w:type="paragraph" w:styleId="ListParagraph">
    <w:name w:val="List Paragraph"/>
    <w:basedOn w:val="Normal"/>
    <w:uiPriority w:val="34"/>
    <w:qFormat/>
    <w:pPr>
      <w:ind w:left="720"/>
      <w:contextualSpacing/>
    </w:pPr>
    <w:rPr>
      <w:rFonts w:eastAsiaTheme="minorHAnsi"/>
    </w:rPr>
  </w:style>
  <w:style w:type="character" w:styleId="CommentReference">
    <w:name w:val="annotation reference"/>
    <w:basedOn w:val="DefaultParagraphFont"/>
    <w:rsid w:val="003F76DE"/>
    <w:rPr>
      <w:sz w:val="16"/>
      <w:szCs w:val="16"/>
    </w:rPr>
  </w:style>
  <w:style w:type="paragraph" w:styleId="CommentSubject">
    <w:name w:val="annotation subject"/>
    <w:basedOn w:val="CommentText"/>
    <w:next w:val="CommentText"/>
    <w:link w:val="CommentSubjectChar"/>
    <w:rsid w:val="003F76DE"/>
    <w:rPr>
      <w:rFonts w:asciiTheme="minorHAnsi" w:eastAsiaTheme="minorEastAsia" w:hAnsiTheme="minorHAnsi" w:cstheme="minorBidi"/>
      <w:b/>
      <w:bCs/>
    </w:rPr>
  </w:style>
  <w:style w:type="character" w:customStyle="1" w:styleId="CommentSubjectChar">
    <w:name w:val="Comment Subject Char"/>
    <w:basedOn w:val="CommentTextChar"/>
    <w:link w:val="CommentSubject"/>
    <w:rsid w:val="003F76DE"/>
    <w:rPr>
      <w:rFonts w:asciiTheme="minorHAnsi" w:eastAsiaTheme="minorEastAsia" w:hAnsiTheme="minorHAnsi" w:cstheme="minorBidi" w:hint="default"/>
      <w:b/>
      <w:bCs/>
      <w:lang w:eastAsia="zh-CN"/>
    </w:rPr>
  </w:style>
  <w:style w:type="paragraph" w:styleId="TOCHeading">
    <w:name w:val="TOC Heading"/>
    <w:basedOn w:val="Heading1"/>
    <w:next w:val="Normal"/>
    <w:uiPriority w:val="39"/>
    <w:unhideWhenUsed/>
    <w:qFormat/>
    <w:rsid w:val="001C2EF3"/>
    <w:pPr>
      <w:keepNext/>
      <w:keepLines/>
      <w:spacing w:before="240" w:line="259" w:lineRule="auto"/>
      <w:ind w:left="0"/>
      <w:outlineLvl w:val="9"/>
    </w:pPr>
    <w:rPr>
      <w:rFonts w:asciiTheme="majorHAnsi" w:eastAsiaTheme="majorEastAsia" w:hAnsiTheme="majorHAnsi" w:cstheme="majorBidi"/>
      <w:b w:val="0"/>
      <w:bCs w:val="0"/>
      <w:color w:val="2E74B5" w:themeColor="accent1" w:themeShade="BF"/>
      <w:sz w:val="32"/>
      <w:szCs w:val="32"/>
      <w:lang w:eastAsia="en-US"/>
    </w:rPr>
  </w:style>
  <w:style w:type="paragraph" w:styleId="TOC2">
    <w:name w:val="toc 2"/>
    <w:basedOn w:val="Normal"/>
    <w:next w:val="Normal"/>
    <w:autoRedefine/>
    <w:uiPriority w:val="39"/>
    <w:unhideWhenUsed/>
    <w:rsid w:val="001C2EF3"/>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1C2EF3"/>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1C2EF3"/>
    <w:pPr>
      <w:spacing w:after="100" w:line="259" w:lineRule="auto"/>
      <w:ind w:left="440"/>
    </w:pPr>
    <w:rPr>
      <w:rFonts w:cs="Times New Roman"/>
      <w:sz w:val="22"/>
      <w:szCs w:val="22"/>
      <w:lang w:eastAsia="en-US"/>
    </w:rPr>
  </w:style>
  <w:style w:type="character" w:customStyle="1" w:styleId="Heading1Char">
    <w:name w:val="Heading 1 Char"/>
    <w:basedOn w:val="DefaultParagraphFont"/>
    <w:link w:val="Heading1"/>
    <w:uiPriority w:val="9"/>
    <w:rsid w:val="00E62DB3"/>
    <w:rPr>
      <w:rFonts w:asciiTheme="minorHAnsi" w:eastAsiaTheme="minorEastAsia" w:hAnsiTheme="minorHAnsi" w:cstheme="minorBidi"/>
      <w:b/>
      <w:bCs/>
      <w:sz w:val="24"/>
      <w:szCs w:val="24"/>
      <w:lang w:eastAsia="zh-CN"/>
    </w:rPr>
  </w:style>
  <w:style w:type="paragraph" w:styleId="Bibliography">
    <w:name w:val="Bibliography"/>
    <w:basedOn w:val="Normal"/>
    <w:next w:val="Normal"/>
    <w:uiPriority w:val="37"/>
    <w:unhideWhenUsed/>
    <w:rsid w:val="00E62DB3"/>
  </w:style>
  <w:style w:type="character" w:customStyle="1" w:styleId="Heading4Char">
    <w:name w:val="Heading 4 Char"/>
    <w:basedOn w:val="DefaultParagraphFont"/>
    <w:link w:val="Heading4"/>
    <w:semiHidden/>
    <w:rsid w:val="004A426B"/>
    <w:rPr>
      <w:rFonts w:asciiTheme="majorHAnsi" w:eastAsiaTheme="majorEastAsia" w:hAnsiTheme="majorHAnsi" w:cstheme="majorBidi"/>
      <w:i/>
      <w:iCs/>
      <w:color w:val="2E74B5" w:themeColor="accent1" w:themeShade="BF"/>
      <w:lang w:eastAsia="zh-CN"/>
    </w:rPr>
  </w:style>
  <w:style w:type="character" w:customStyle="1" w:styleId="Heading3Char">
    <w:name w:val="Heading 3 Char"/>
    <w:basedOn w:val="DefaultParagraphFont"/>
    <w:link w:val="Heading3"/>
    <w:uiPriority w:val="9"/>
    <w:rsid w:val="00640DD5"/>
    <w:rPr>
      <w:rFonts w:eastAsia="Times New Roman"/>
      <w:b/>
      <w:bCs/>
      <w:sz w:val="27"/>
      <w:szCs w:val="27"/>
      <w:lang w:eastAsia="zh-CN"/>
    </w:rPr>
  </w:style>
  <w:style w:type="character" w:customStyle="1" w:styleId="Heading5Char">
    <w:name w:val="Heading 5 Char"/>
    <w:basedOn w:val="DefaultParagraphFont"/>
    <w:link w:val="Heading5"/>
    <w:semiHidden/>
    <w:rsid w:val="00EC7080"/>
    <w:rPr>
      <w:rFonts w:asciiTheme="majorHAnsi" w:eastAsiaTheme="majorEastAsia" w:hAnsiTheme="majorHAnsi" w:cstheme="majorBidi"/>
      <w:color w:val="2E74B5" w:themeColor="accent1" w:themeShade="BF"/>
      <w:lang w:eastAsia="zh-CN"/>
    </w:rPr>
  </w:style>
  <w:style w:type="paragraph" w:styleId="BalloonText">
    <w:name w:val="Balloon Text"/>
    <w:basedOn w:val="Normal"/>
    <w:link w:val="BalloonTextChar"/>
    <w:rsid w:val="001E6AF7"/>
    <w:rPr>
      <w:rFonts w:ascii="Segoe UI" w:hAnsi="Segoe UI" w:cs="Segoe UI"/>
      <w:sz w:val="18"/>
      <w:szCs w:val="18"/>
    </w:rPr>
  </w:style>
  <w:style w:type="character" w:customStyle="1" w:styleId="BalloonTextChar">
    <w:name w:val="Balloon Text Char"/>
    <w:basedOn w:val="DefaultParagraphFont"/>
    <w:link w:val="BalloonText"/>
    <w:rsid w:val="001E6AF7"/>
    <w:rPr>
      <w:rFonts w:ascii="Segoe UI" w:eastAsiaTheme="minorEastAsia" w:hAnsi="Segoe UI" w:cs="Segoe UI"/>
      <w:sz w:val="18"/>
      <w:szCs w:val="18"/>
      <w:lang w:eastAsia="zh-CN"/>
    </w:rPr>
  </w:style>
  <w:style w:type="paragraph" w:styleId="Revision">
    <w:name w:val="Revision"/>
    <w:hidden/>
    <w:uiPriority w:val="99"/>
    <w:semiHidden/>
    <w:rsid w:val="004E29A7"/>
    <w:rPr>
      <w:rFonts w:asciiTheme="minorHAnsi" w:eastAsiaTheme="minorEastAsia" w:hAnsiTheme="minorHAnsi" w:cstheme="minorBidi"/>
      <w:lang w:eastAsia="zh-CN"/>
    </w:rPr>
  </w:style>
  <w:style w:type="character" w:customStyle="1" w:styleId="Heading6Char">
    <w:name w:val="Heading 6 Char"/>
    <w:basedOn w:val="DefaultParagraphFont"/>
    <w:link w:val="Heading6"/>
    <w:uiPriority w:val="9"/>
    <w:semiHidden/>
    <w:rsid w:val="00A13E00"/>
    <w:rPr>
      <w:rFonts w:asciiTheme="majorHAnsi" w:eastAsiaTheme="majorEastAsia" w:hAnsiTheme="majorHAnsi" w:cstheme="majorBidi"/>
      <w:color w:val="1F4D78" w:themeColor="accent1" w:themeShade="7F"/>
      <w:lang w:eastAsia="zh-CN"/>
    </w:rPr>
  </w:style>
  <w:style w:type="character" w:customStyle="1" w:styleId="FooterChar">
    <w:name w:val="Footer Char"/>
    <w:basedOn w:val="DefaultParagraphFont"/>
    <w:link w:val="Footer"/>
    <w:uiPriority w:val="99"/>
    <w:rsid w:val="001B407D"/>
    <w:rPr>
      <w:rFonts w:asciiTheme="minorHAnsi" w:eastAsiaTheme="minorEastAsia" w:hAnsiTheme="minorHAnsi" w:cstheme="minorBidi"/>
      <w:sz w:val="18"/>
      <w:szCs w:val="18"/>
      <w:lang w:eastAsia="zh-CN"/>
    </w:rPr>
  </w:style>
  <w:style w:type="paragraph" w:styleId="TableofFigures">
    <w:name w:val="table of figures"/>
    <w:basedOn w:val="Normal"/>
    <w:next w:val="Normal"/>
    <w:uiPriority w:val="99"/>
    <w:rsid w:val="009A0A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607">
      <w:bodyDiv w:val="1"/>
      <w:marLeft w:val="0"/>
      <w:marRight w:val="0"/>
      <w:marTop w:val="0"/>
      <w:marBottom w:val="0"/>
      <w:divBdr>
        <w:top w:val="none" w:sz="0" w:space="0" w:color="auto"/>
        <w:left w:val="none" w:sz="0" w:space="0" w:color="auto"/>
        <w:bottom w:val="none" w:sz="0" w:space="0" w:color="auto"/>
        <w:right w:val="none" w:sz="0" w:space="0" w:color="auto"/>
      </w:divBdr>
    </w:div>
    <w:div w:id="668315">
      <w:bodyDiv w:val="1"/>
      <w:marLeft w:val="0"/>
      <w:marRight w:val="0"/>
      <w:marTop w:val="0"/>
      <w:marBottom w:val="0"/>
      <w:divBdr>
        <w:top w:val="none" w:sz="0" w:space="0" w:color="auto"/>
        <w:left w:val="none" w:sz="0" w:space="0" w:color="auto"/>
        <w:bottom w:val="none" w:sz="0" w:space="0" w:color="auto"/>
        <w:right w:val="none" w:sz="0" w:space="0" w:color="auto"/>
      </w:divBdr>
    </w:div>
    <w:div w:id="6561017">
      <w:bodyDiv w:val="1"/>
      <w:marLeft w:val="0"/>
      <w:marRight w:val="0"/>
      <w:marTop w:val="0"/>
      <w:marBottom w:val="0"/>
      <w:divBdr>
        <w:top w:val="none" w:sz="0" w:space="0" w:color="auto"/>
        <w:left w:val="none" w:sz="0" w:space="0" w:color="auto"/>
        <w:bottom w:val="none" w:sz="0" w:space="0" w:color="auto"/>
        <w:right w:val="none" w:sz="0" w:space="0" w:color="auto"/>
      </w:divBdr>
    </w:div>
    <w:div w:id="7827570">
      <w:bodyDiv w:val="1"/>
      <w:marLeft w:val="0"/>
      <w:marRight w:val="0"/>
      <w:marTop w:val="0"/>
      <w:marBottom w:val="0"/>
      <w:divBdr>
        <w:top w:val="none" w:sz="0" w:space="0" w:color="auto"/>
        <w:left w:val="none" w:sz="0" w:space="0" w:color="auto"/>
        <w:bottom w:val="none" w:sz="0" w:space="0" w:color="auto"/>
        <w:right w:val="none" w:sz="0" w:space="0" w:color="auto"/>
      </w:divBdr>
    </w:div>
    <w:div w:id="12460589">
      <w:bodyDiv w:val="1"/>
      <w:marLeft w:val="0"/>
      <w:marRight w:val="0"/>
      <w:marTop w:val="0"/>
      <w:marBottom w:val="0"/>
      <w:divBdr>
        <w:top w:val="none" w:sz="0" w:space="0" w:color="auto"/>
        <w:left w:val="none" w:sz="0" w:space="0" w:color="auto"/>
        <w:bottom w:val="none" w:sz="0" w:space="0" w:color="auto"/>
        <w:right w:val="none" w:sz="0" w:space="0" w:color="auto"/>
      </w:divBdr>
    </w:div>
    <w:div w:id="20207616">
      <w:bodyDiv w:val="1"/>
      <w:marLeft w:val="0"/>
      <w:marRight w:val="0"/>
      <w:marTop w:val="0"/>
      <w:marBottom w:val="0"/>
      <w:divBdr>
        <w:top w:val="none" w:sz="0" w:space="0" w:color="auto"/>
        <w:left w:val="none" w:sz="0" w:space="0" w:color="auto"/>
        <w:bottom w:val="none" w:sz="0" w:space="0" w:color="auto"/>
        <w:right w:val="none" w:sz="0" w:space="0" w:color="auto"/>
      </w:divBdr>
    </w:div>
    <w:div w:id="22026158">
      <w:bodyDiv w:val="1"/>
      <w:marLeft w:val="0"/>
      <w:marRight w:val="0"/>
      <w:marTop w:val="0"/>
      <w:marBottom w:val="0"/>
      <w:divBdr>
        <w:top w:val="none" w:sz="0" w:space="0" w:color="auto"/>
        <w:left w:val="none" w:sz="0" w:space="0" w:color="auto"/>
        <w:bottom w:val="none" w:sz="0" w:space="0" w:color="auto"/>
        <w:right w:val="none" w:sz="0" w:space="0" w:color="auto"/>
      </w:divBdr>
    </w:div>
    <w:div w:id="31925047">
      <w:bodyDiv w:val="1"/>
      <w:marLeft w:val="0"/>
      <w:marRight w:val="0"/>
      <w:marTop w:val="0"/>
      <w:marBottom w:val="0"/>
      <w:divBdr>
        <w:top w:val="none" w:sz="0" w:space="0" w:color="auto"/>
        <w:left w:val="none" w:sz="0" w:space="0" w:color="auto"/>
        <w:bottom w:val="none" w:sz="0" w:space="0" w:color="auto"/>
        <w:right w:val="none" w:sz="0" w:space="0" w:color="auto"/>
      </w:divBdr>
    </w:div>
    <w:div w:id="32579517">
      <w:bodyDiv w:val="1"/>
      <w:marLeft w:val="0"/>
      <w:marRight w:val="0"/>
      <w:marTop w:val="0"/>
      <w:marBottom w:val="0"/>
      <w:divBdr>
        <w:top w:val="none" w:sz="0" w:space="0" w:color="auto"/>
        <w:left w:val="none" w:sz="0" w:space="0" w:color="auto"/>
        <w:bottom w:val="none" w:sz="0" w:space="0" w:color="auto"/>
        <w:right w:val="none" w:sz="0" w:space="0" w:color="auto"/>
      </w:divBdr>
    </w:div>
    <w:div w:id="32774452">
      <w:bodyDiv w:val="1"/>
      <w:marLeft w:val="0"/>
      <w:marRight w:val="0"/>
      <w:marTop w:val="0"/>
      <w:marBottom w:val="0"/>
      <w:divBdr>
        <w:top w:val="none" w:sz="0" w:space="0" w:color="auto"/>
        <w:left w:val="none" w:sz="0" w:space="0" w:color="auto"/>
        <w:bottom w:val="none" w:sz="0" w:space="0" w:color="auto"/>
        <w:right w:val="none" w:sz="0" w:space="0" w:color="auto"/>
      </w:divBdr>
    </w:div>
    <w:div w:id="47265882">
      <w:bodyDiv w:val="1"/>
      <w:marLeft w:val="0"/>
      <w:marRight w:val="0"/>
      <w:marTop w:val="0"/>
      <w:marBottom w:val="0"/>
      <w:divBdr>
        <w:top w:val="none" w:sz="0" w:space="0" w:color="auto"/>
        <w:left w:val="none" w:sz="0" w:space="0" w:color="auto"/>
        <w:bottom w:val="none" w:sz="0" w:space="0" w:color="auto"/>
        <w:right w:val="none" w:sz="0" w:space="0" w:color="auto"/>
      </w:divBdr>
    </w:div>
    <w:div w:id="57555160">
      <w:bodyDiv w:val="1"/>
      <w:marLeft w:val="0"/>
      <w:marRight w:val="0"/>
      <w:marTop w:val="0"/>
      <w:marBottom w:val="0"/>
      <w:divBdr>
        <w:top w:val="none" w:sz="0" w:space="0" w:color="auto"/>
        <w:left w:val="none" w:sz="0" w:space="0" w:color="auto"/>
        <w:bottom w:val="none" w:sz="0" w:space="0" w:color="auto"/>
        <w:right w:val="none" w:sz="0" w:space="0" w:color="auto"/>
      </w:divBdr>
    </w:div>
    <w:div w:id="61028096">
      <w:bodyDiv w:val="1"/>
      <w:marLeft w:val="0"/>
      <w:marRight w:val="0"/>
      <w:marTop w:val="0"/>
      <w:marBottom w:val="0"/>
      <w:divBdr>
        <w:top w:val="none" w:sz="0" w:space="0" w:color="auto"/>
        <w:left w:val="none" w:sz="0" w:space="0" w:color="auto"/>
        <w:bottom w:val="none" w:sz="0" w:space="0" w:color="auto"/>
        <w:right w:val="none" w:sz="0" w:space="0" w:color="auto"/>
      </w:divBdr>
    </w:div>
    <w:div w:id="68499599">
      <w:bodyDiv w:val="1"/>
      <w:marLeft w:val="0"/>
      <w:marRight w:val="0"/>
      <w:marTop w:val="0"/>
      <w:marBottom w:val="0"/>
      <w:divBdr>
        <w:top w:val="none" w:sz="0" w:space="0" w:color="auto"/>
        <w:left w:val="none" w:sz="0" w:space="0" w:color="auto"/>
        <w:bottom w:val="none" w:sz="0" w:space="0" w:color="auto"/>
        <w:right w:val="none" w:sz="0" w:space="0" w:color="auto"/>
      </w:divBdr>
    </w:div>
    <w:div w:id="71120000">
      <w:bodyDiv w:val="1"/>
      <w:marLeft w:val="0"/>
      <w:marRight w:val="0"/>
      <w:marTop w:val="0"/>
      <w:marBottom w:val="0"/>
      <w:divBdr>
        <w:top w:val="none" w:sz="0" w:space="0" w:color="auto"/>
        <w:left w:val="none" w:sz="0" w:space="0" w:color="auto"/>
        <w:bottom w:val="none" w:sz="0" w:space="0" w:color="auto"/>
        <w:right w:val="none" w:sz="0" w:space="0" w:color="auto"/>
      </w:divBdr>
    </w:div>
    <w:div w:id="85347744">
      <w:bodyDiv w:val="1"/>
      <w:marLeft w:val="0"/>
      <w:marRight w:val="0"/>
      <w:marTop w:val="0"/>
      <w:marBottom w:val="0"/>
      <w:divBdr>
        <w:top w:val="none" w:sz="0" w:space="0" w:color="auto"/>
        <w:left w:val="none" w:sz="0" w:space="0" w:color="auto"/>
        <w:bottom w:val="none" w:sz="0" w:space="0" w:color="auto"/>
        <w:right w:val="none" w:sz="0" w:space="0" w:color="auto"/>
      </w:divBdr>
    </w:div>
    <w:div w:id="94372823">
      <w:bodyDiv w:val="1"/>
      <w:marLeft w:val="0"/>
      <w:marRight w:val="0"/>
      <w:marTop w:val="0"/>
      <w:marBottom w:val="0"/>
      <w:divBdr>
        <w:top w:val="none" w:sz="0" w:space="0" w:color="auto"/>
        <w:left w:val="none" w:sz="0" w:space="0" w:color="auto"/>
        <w:bottom w:val="none" w:sz="0" w:space="0" w:color="auto"/>
        <w:right w:val="none" w:sz="0" w:space="0" w:color="auto"/>
      </w:divBdr>
    </w:div>
    <w:div w:id="102307890">
      <w:bodyDiv w:val="1"/>
      <w:marLeft w:val="0"/>
      <w:marRight w:val="0"/>
      <w:marTop w:val="0"/>
      <w:marBottom w:val="0"/>
      <w:divBdr>
        <w:top w:val="none" w:sz="0" w:space="0" w:color="auto"/>
        <w:left w:val="none" w:sz="0" w:space="0" w:color="auto"/>
        <w:bottom w:val="none" w:sz="0" w:space="0" w:color="auto"/>
        <w:right w:val="none" w:sz="0" w:space="0" w:color="auto"/>
      </w:divBdr>
    </w:div>
    <w:div w:id="114835533">
      <w:bodyDiv w:val="1"/>
      <w:marLeft w:val="0"/>
      <w:marRight w:val="0"/>
      <w:marTop w:val="0"/>
      <w:marBottom w:val="0"/>
      <w:divBdr>
        <w:top w:val="none" w:sz="0" w:space="0" w:color="auto"/>
        <w:left w:val="none" w:sz="0" w:space="0" w:color="auto"/>
        <w:bottom w:val="none" w:sz="0" w:space="0" w:color="auto"/>
        <w:right w:val="none" w:sz="0" w:space="0" w:color="auto"/>
      </w:divBdr>
    </w:div>
    <w:div w:id="121658067">
      <w:bodyDiv w:val="1"/>
      <w:marLeft w:val="0"/>
      <w:marRight w:val="0"/>
      <w:marTop w:val="0"/>
      <w:marBottom w:val="0"/>
      <w:divBdr>
        <w:top w:val="none" w:sz="0" w:space="0" w:color="auto"/>
        <w:left w:val="none" w:sz="0" w:space="0" w:color="auto"/>
        <w:bottom w:val="none" w:sz="0" w:space="0" w:color="auto"/>
        <w:right w:val="none" w:sz="0" w:space="0" w:color="auto"/>
      </w:divBdr>
    </w:div>
    <w:div w:id="123354465">
      <w:bodyDiv w:val="1"/>
      <w:marLeft w:val="0"/>
      <w:marRight w:val="0"/>
      <w:marTop w:val="0"/>
      <w:marBottom w:val="0"/>
      <w:divBdr>
        <w:top w:val="none" w:sz="0" w:space="0" w:color="auto"/>
        <w:left w:val="none" w:sz="0" w:space="0" w:color="auto"/>
        <w:bottom w:val="none" w:sz="0" w:space="0" w:color="auto"/>
        <w:right w:val="none" w:sz="0" w:space="0" w:color="auto"/>
      </w:divBdr>
    </w:div>
    <w:div w:id="134765243">
      <w:bodyDiv w:val="1"/>
      <w:marLeft w:val="0"/>
      <w:marRight w:val="0"/>
      <w:marTop w:val="0"/>
      <w:marBottom w:val="0"/>
      <w:divBdr>
        <w:top w:val="none" w:sz="0" w:space="0" w:color="auto"/>
        <w:left w:val="none" w:sz="0" w:space="0" w:color="auto"/>
        <w:bottom w:val="none" w:sz="0" w:space="0" w:color="auto"/>
        <w:right w:val="none" w:sz="0" w:space="0" w:color="auto"/>
      </w:divBdr>
    </w:div>
    <w:div w:id="147674065">
      <w:bodyDiv w:val="1"/>
      <w:marLeft w:val="0"/>
      <w:marRight w:val="0"/>
      <w:marTop w:val="0"/>
      <w:marBottom w:val="0"/>
      <w:divBdr>
        <w:top w:val="none" w:sz="0" w:space="0" w:color="auto"/>
        <w:left w:val="none" w:sz="0" w:space="0" w:color="auto"/>
        <w:bottom w:val="none" w:sz="0" w:space="0" w:color="auto"/>
        <w:right w:val="none" w:sz="0" w:space="0" w:color="auto"/>
      </w:divBdr>
    </w:div>
    <w:div w:id="163134367">
      <w:bodyDiv w:val="1"/>
      <w:marLeft w:val="0"/>
      <w:marRight w:val="0"/>
      <w:marTop w:val="0"/>
      <w:marBottom w:val="0"/>
      <w:divBdr>
        <w:top w:val="none" w:sz="0" w:space="0" w:color="auto"/>
        <w:left w:val="none" w:sz="0" w:space="0" w:color="auto"/>
        <w:bottom w:val="none" w:sz="0" w:space="0" w:color="auto"/>
        <w:right w:val="none" w:sz="0" w:space="0" w:color="auto"/>
      </w:divBdr>
    </w:div>
    <w:div w:id="177624740">
      <w:bodyDiv w:val="1"/>
      <w:marLeft w:val="0"/>
      <w:marRight w:val="0"/>
      <w:marTop w:val="0"/>
      <w:marBottom w:val="0"/>
      <w:divBdr>
        <w:top w:val="none" w:sz="0" w:space="0" w:color="auto"/>
        <w:left w:val="none" w:sz="0" w:space="0" w:color="auto"/>
        <w:bottom w:val="none" w:sz="0" w:space="0" w:color="auto"/>
        <w:right w:val="none" w:sz="0" w:space="0" w:color="auto"/>
      </w:divBdr>
    </w:div>
    <w:div w:id="196161554">
      <w:bodyDiv w:val="1"/>
      <w:marLeft w:val="0"/>
      <w:marRight w:val="0"/>
      <w:marTop w:val="0"/>
      <w:marBottom w:val="0"/>
      <w:divBdr>
        <w:top w:val="none" w:sz="0" w:space="0" w:color="auto"/>
        <w:left w:val="none" w:sz="0" w:space="0" w:color="auto"/>
        <w:bottom w:val="none" w:sz="0" w:space="0" w:color="auto"/>
        <w:right w:val="none" w:sz="0" w:space="0" w:color="auto"/>
      </w:divBdr>
    </w:div>
    <w:div w:id="205914512">
      <w:bodyDiv w:val="1"/>
      <w:marLeft w:val="0"/>
      <w:marRight w:val="0"/>
      <w:marTop w:val="0"/>
      <w:marBottom w:val="0"/>
      <w:divBdr>
        <w:top w:val="none" w:sz="0" w:space="0" w:color="auto"/>
        <w:left w:val="none" w:sz="0" w:space="0" w:color="auto"/>
        <w:bottom w:val="none" w:sz="0" w:space="0" w:color="auto"/>
        <w:right w:val="none" w:sz="0" w:space="0" w:color="auto"/>
      </w:divBdr>
    </w:div>
    <w:div w:id="232663836">
      <w:bodyDiv w:val="1"/>
      <w:marLeft w:val="0"/>
      <w:marRight w:val="0"/>
      <w:marTop w:val="0"/>
      <w:marBottom w:val="0"/>
      <w:divBdr>
        <w:top w:val="none" w:sz="0" w:space="0" w:color="auto"/>
        <w:left w:val="none" w:sz="0" w:space="0" w:color="auto"/>
        <w:bottom w:val="none" w:sz="0" w:space="0" w:color="auto"/>
        <w:right w:val="none" w:sz="0" w:space="0" w:color="auto"/>
      </w:divBdr>
    </w:div>
    <w:div w:id="234626161">
      <w:bodyDiv w:val="1"/>
      <w:marLeft w:val="0"/>
      <w:marRight w:val="0"/>
      <w:marTop w:val="0"/>
      <w:marBottom w:val="0"/>
      <w:divBdr>
        <w:top w:val="none" w:sz="0" w:space="0" w:color="auto"/>
        <w:left w:val="none" w:sz="0" w:space="0" w:color="auto"/>
        <w:bottom w:val="none" w:sz="0" w:space="0" w:color="auto"/>
        <w:right w:val="none" w:sz="0" w:space="0" w:color="auto"/>
      </w:divBdr>
    </w:div>
    <w:div w:id="235752872">
      <w:bodyDiv w:val="1"/>
      <w:marLeft w:val="0"/>
      <w:marRight w:val="0"/>
      <w:marTop w:val="0"/>
      <w:marBottom w:val="0"/>
      <w:divBdr>
        <w:top w:val="none" w:sz="0" w:space="0" w:color="auto"/>
        <w:left w:val="none" w:sz="0" w:space="0" w:color="auto"/>
        <w:bottom w:val="none" w:sz="0" w:space="0" w:color="auto"/>
        <w:right w:val="none" w:sz="0" w:space="0" w:color="auto"/>
      </w:divBdr>
    </w:div>
    <w:div w:id="249316934">
      <w:bodyDiv w:val="1"/>
      <w:marLeft w:val="0"/>
      <w:marRight w:val="0"/>
      <w:marTop w:val="0"/>
      <w:marBottom w:val="0"/>
      <w:divBdr>
        <w:top w:val="none" w:sz="0" w:space="0" w:color="auto"/>
        <w:left w:val="none" w:sz="0" w:space="0" w:color="auto"/>
        <w:bottom w:val="none" w:sz="0" w:space="0" w:color="auto"/>
        <w:right w:val="none" w:sz="0" w:space="0" w:color="auto"/>
      </w:divBdr>
    </w:div>
    <w:div w:id="250243796">
      <w:bodyDiv w:val="1"/>
      <w:marLeft w:val="0"/>
      <w:marRight w:val="0"/>
      <w:marTop w:val="0"/>
      <w:marBottom w:val="0"/>
      <w:divBdr>
        <w:top w:val="none" w:sz="0" w:space="0" w:color="auto"/>
        <w:left w:val="none" w:sz="0" w:space="0" w:color="auto"/>
        <w:bottom w:val="none" w:sz="0" w:space="0" w:color="auto"/>
        <w:right w:val="none" w:sz="0" w:space="0" w:color="auto"/>
      </w:divBdr>
    </w:div>
    <w:div w:id="253514857">
      <w:bodyDiv w:val="1"/>
      <w:marLeft w:val="0"/>
      <w:marRight w:val="0"/>
      <w:marTop w:val="0"/>
      <w:marBottom w:val="0"/>
      <w:divBdr>
        <w:top w:val="none" w:sz="0" w:space="0" w:color="auto"/>
        <w:left w:val="none" w:sz="0" w:space="0" w:color="auto"/>
        <w:bottom w:val="none" w:sz="0" w:space="0" w:color="auto"/>
        <w:right w:val="none" w:sz="0" w:space="0" w:color="auto"/>
      </w:divBdr>
    </w:div>
    <w:div w:id="259947306">
      <w:bodyDiv w:val="1"/>
      <w:marLeft w:val="0"/>
      <w:marRight w:val="0"/>
      <w:marTop w:val="0"/>
      <w:marBottom w:val="0"/>
      <w:divBdr>
        <w:top w:val="none" w:sz="0" w:space="0" w:color="auto"/>
        <w:left w:val="none" w:sz="0" w:space="0" w:color="auto"/>
        <w:bottom w:val="none" w:sz="0" w:space="0" w:color="auto"/>
        <w:right w:val="none" w:sz="0" w:space="0" w:color="auto"/>
      </w:divBdr>
    </w:div>
    <w:div w:id="272324383">
      <w:bodyDiv w:val="1"/>
      <w:marLeft w:val="0"/>
      <w:marRight w:val="0"/>
      <w:marTop w:val="0"/>
      <w:marBottom w:val="0"/>
      <w:divBdr>
        <w:top w:val="none" w:sz="0" w:space="0" w:color="auto"/>
        <w:left w:val="none" w:sz="0" w:space="0" w:color="auto"/>
        <w:bottom w:val="none" w:sz="0" w:space="0" w:color="auto"/>
        <w:right w:val="none" w:sz="0" w:space="0" w:color="auto"/>
      </w:divBdr>
    </w:div>
    <w:div w:id="277177246">
      <w:bodyDiv w:val="1"/>
      <w:marLeft w:val="0"/>
      <w:marRight w:val="0"/>
      <w:marTop w:val="0"/>
      <w:marBottom w:val="0"/>
      <w:divBdr>
        <w:top w:val="none" w:sz="0" w:space="0" w:color="auto"/>
        <w:left w:val="none" w:sz="0" w:space="0" w:color="auto"/>
        <w:bottom w:val="none" w:sz="0" w:space="0" w:color="auto"/>
        <w:right w:val="none" w:sz="0" w:space="0" w:color="auto"/>
      </w:divBdr>
    </w:div>
    <w:div w:id="297875880">
      <w:bodyDiv w:val="1"/>
      <w:marLeft w:val="0"/>
      <w:marRight w:val="0"/>
      <w:marTop w:val="0"/>
      <w:marBottom w:val="0"/>
      <w:divBdr>
        <w:top w:val="none" w:sz="0" w:space="0" w:color="auto"/>
        <w:left w:val="none" w:sz="0" w:space="0" w:color="auto"/>
        <w:bottom w:val="none" w:sz="0" w:space="0" w:color="auto"/>
        <w:right w:val="none" w:sz="0" w:space="0" w:color="auto"/>
      </w:divBdr>
    </w:div>
    <w:div w:id="298463741">
      <w:bodyDiv w:val="1"/>
      <w:marLeft w:val="0"/>
      <w:marRight w:val="0"/>
      <w:marTop w:val="0"/>
      <w:marBottom w:val="0"/>
      <w:divBdr>
        <w:top w:val="none" w:sz="0" w:space="0" w:color="auto"/>
        <w:left w:val="none" w:sz="0" w:space="0" w:color="auto"/>
        <w:bottom w:val="none" w:sz="0" w:space="0" w:color="auto"/>
        <w:right w:val="none" w:sz="0" w:space="0" w:color="auto"/>
      </w:divBdr>
    </w:div>
    <w:div w:id="303508344">
      <w:bodyDiv w:val="1"/>
      <w:marLeft w:val="0"/>
      <w:marRight w:val="0"/>
      <w:marTop w:val="0"/>
      <w:marBottom w:val="0"/>
      <w:divBdr>
        <w:top w:val="none" w:sz="0" w:space="0" w:color="auto"/>
        <w:left w:val="none" w:sz="0" w:space="0" w:color="auto"/>
        <w:bottom w:val="none" w:sz="0" w:space="0" w:color="auto"/>
        <w:right w:val="none" w:sz="0" w:space="0" w:color="auto"/>
      </w:divBdr>
    </w:div>
    <w:div w:id="305160458">
      <w:bodyDiv w:val="1"/>
      <w:marLeft w:val="0"/>
      <w:marRight w:val="0"/>
      <w:marTop w:val="0"/>
      <w:marBottom w:val="0"/>
      <w:divBdr>
        <w:top w:val="none" w:sz="0" w:space="0" w:color="auto"/>
        <w:left w:val="none" w:sz="0" w:space="0" w:color="auto"/>
        <w:bottom w:val="none" w:sz="0" w:space="0" w:color="auto"/>
        <w:right w:val="none" w:sz="0" w:space="0" w:color="auto"/>
      </w:divBdr>
    </w:div>
    <w:div w:id="306208114">
      <w:bodyDiv w:val="1"/>
      <w:marLeft w:val="0"/>
      <w:marRight w:val="0"/>
      <w:marTop w:val="0"/>
      <w:marBottom w:val="0"/>
      <w:divBdr>
        <w:top w:val="none" w:sz="0" w:space="0" w:color="auto"/>
        <w:left w:val="none" w:sz="0" w:space="0" w:color="auto"/>
        <w:bottom w:val="none" w:sz="0" w:space="0" w:color="auto"/>
        <w:right w:val="none" w:sz="0" w:space="0" w:color="auto"/>
      </w:divBdr>
    </w:div>
    <w:div w:id="313342790">
      <w:bodyDiv w:val="1"/>
      <w:marLeft w:val="0"/>
      <w:marRight w:val="0"/>
      <w:marTop w:val="0"/>
      <w:marBottom w:val="0"/>
      <w:divBdr>
        <w:top w:val="none" w:sz="0" w:space="0" w:color="auto"/>
        <w:left w:val="none" w:sz="0" w:space="0" w:color="auto"/>
        <w:bottom w:val="none" w:sz="0" w:space="0" w:color="auto"/>
        <w:right w:val="none" w:sz="0" w:space="0" w:color="auto"/>
      </w:divBdr>
    </w:div>
    <w:div w:id="338001691">
      <w:bodyDiv w:val="1"/>
      <w:marLeft w:val="0"/>
      <w:marRight w:val="0"/>
      <w:marTop w:val="0"/>
      <w:marBottom w:val="0"/>
      <w:divBdr>
        <w:top w:val="none" w:sz="0" w:space="0" w:color="auto"/>
        <w:left w:val="none" w:sz="0" w:space="0" w:color="auto"/>
        <w:bottom w:val="none" w:sz="0" w:space="0" w:color="auto"/>
        <w:right w:val="none" w:sz="0" w:space="0" w:color="auto"/>
      </w:divBdr>
    </w:div>
    <w:div w:id="338047939">
      <w:bodyDiv w:val="1"/>
      <w:marLeft w:val="0"/>
      <w:marRight w:val="0"/>
      <w:marTop w:val="0"/>
      <w:marBottom w:val="0"/>
      <w:divBdr>
        <w:top w:val="none" w:sz="0" w:space="0" w:color="auto"/>
        <w:left w:val="none" w:sz="0" w:space="0" w:color="auto"/>
        <w:bottom w:val="none" w:sz="0" w:space="0" w:color="auto"/>
        <w:right w:val="none" w:sz="0" w:space="0" w:color="auto"/>
      </w:divBdr>
    </w:div>
    <w:div w:id="368116625">
      <w:bodyDiv w:val="1"/>
      <w:marLeft w:val="0"/>
      <w:marRight w:val="0"/>
      <w:marTop w:val="0"/>
      <w:marBottom w:val="0"/>
      <w:divBdr>
        <w:top w:val="none" w:sz="0" w:space="0" w:color="auto"/>
        <w:left w:val="none" w:sz="0" w:space="0" w:color="auto"/>
        <w:bottom w:val="none" w:sz="0" w:space="0" w:color="auto"/>
        <w:right w:val="none" w:sz="0" w:space="0" w:color="auto"/>
      </w:divBdr>
    </w:div>
    <w:div w:id="377245424">
      <w:bodyDiv w:val="1"/>
      <w:marLeft w:val="0"/>
      <w:marRight w:val="0"/>
      <w:marTop w:val="0"/>
      <w:marBottom w:val="0"/>
      <w:divBdr>
        <w:top w:val="none" w:sz="0" w:space="0" w:color="auto"/>
        <w:left w:val="none" w:sz="0" w:space="0" w:color="auto"/>
        <w:bottom w:val="none" w:sz="0" w:space="0" w:color="auto"/>
        <w:right w:val="none" w:sz="0" w:space="0" w:color="auto"/>
      </w:divBdr>
    </w:div>
    <w:div w:id="382677020">
      <w:bodyDiv w:val="1"/>
      <w:marLeft w:val="0"/>
      <w:marRight w:val="0"/>
      <w:marTop w:val="0"/>
      <w:marBottom w:val="0"/>
      <w:divBdr>
        <w:top w:val="none" w:sz="0" w:space="0" w:color="auto"/>
        <w:left w:val="none" w:sz="0" w:space="0" w:color="auto"/>
        <w:bottom w:val="none" w:sz="0" w:space="0" w:color="auto"/>
        <w:right w:val="none" w:sz="0" w:space="0" w:color="auto"/>
      </w:divBdr>
    </w:div>
    <w:div w:id="385186584">
      <w:bodyDiv w:val="1"/>
      <w:marLeft w:val="0"/>
      <w:marRight w:val="0"/>
      <w:marTop w:val="0"/>
      <w:marBottom w:val="0"/>
      <w:divBdr>
        <w:top w:val="none" w:sz="0" w:space="0" w:color="auto"/>
        <w:left w:val="none" w:sz="0" w:space="0" w:color="auto"/>
        <w:bottom w:val="none" w:sz="0" w:space="0" w:color="auto"/>
        <w:right w:val="none" w:sz="0" w:space="0" w:color="auto"/>
      </w:divBdr>
    </w:div>
    <w:div w:id="400912387">
      <w:bodyDiv w:val="1"/>
      <w:marLeft w:val="0"/>
      <w:marRight w:val="0"/>
      <w:marTop w:val="0"/>
      <w:marBottom w:val="0"/>
      <w:divBdr>
        <w:top w:val="none" w:sz="0" w:space="0" w:color="auto"/>
        <w:left w:val="none" w:sz="0" w:space="0" w:color="auto"/>
        <w:bottom w:val="none" w:sz="0" w:space="0" w:color="auto"/>
        <w:right w:val="none" w:sz="0" w:space="0" w:color="auto"/>
      </w:divBdr>
    </w:div>
    <w:div w:id="402879091">
      <w:bodyDiv w:val="1"/>
      <w:marLeft w:val="0"/>
      <w:marRight w:val="0"/>
      <w:marTop w:val="0"/>
      <w:marBottom w:val="0"/>
      <w:divBdr>
        <w:top w:val="none" w:sz="0" w:space="0" w:color="auto"/>
        <w:left w:val="none" w:sz="0" w:space="0" w:color="auto"/>
        <w:bottom w:val="none" w:sz="0" w:space="0" w:color="auto"/>
        <w:right w:val="none" w:sz="0" w:space="0" w:color="auto"/>
      </w:divBdr>
    </w:div>
    <w:div w:id="403112839">
      <w:bodyDiv w:val="1"/>
      <w:marLeft w:val="0"/>
      <w:marRight w:val="0"/>
      <w:marTop w:val="0"/>
      <w:marBottom w:val="0"/>
      <w:divBdr>
        <w:top w:val="none" w:sz="0" w:space="0" w:color="auto"/>
        <w:left w:val="none" w:sz="0" w:space="0" w:color="auto"/>
        <w:bottom w:val="none" w:sz="0" w:space="0" w:color="auto"/>
        <w:right w:val="none" w:sz="0" w:space="0" w:color="auto"/>
      </w:divBdr>
    </w:div>
    <w:div w:id="405034217">
      <w:bodyDiv w:val="1"/>
      <w:marLeft w:val="0"/>
      <w:marRight w:val="0"/>
      <w:marTop w:val="0"/>
      <w:marBottom w:val="0"/>
      <w:divBdr>
        <w:top w:val="none" w:sz="0" w:space="0" w:color="auto"/>
        <w:left w:val="none" w:sz="0" w:space="0" w:color="auto"/>
        <w:bottom w:val="none" w:sz="0" w:space="0" w:color="auto"/>
        <w:right w:val="none" w:sz="0" w:space="0" w:color="auto"/>
      </w:divBdr>
    </w:div>
    <w:div w:id="405567697">
      <w:bodyDiv w:val="1"/>
      <w:marLeft w:val="0"/>
      <w:marRight w:val="0"/>
      <w:marTop w:val="0"/>
      <w:marBottom w:val="0"/>
      <w:divBdr>
        <w:top w:val="none" w:sz="0" w:space="0" w:color="auto"/>
        <w:left w:val="none" w:sz="0" w:space="0" w:color="auto"/>
        <w:bottom w:val="none" w:sz="0" w:space="0" w:color="auto"/>
        <w:right w:val="none" w:sz="0" w:space="0" w:color="auto"/>
      </w:divBdr>
    </w:div>
    <w:div w:id="408115545">
      <w:bodyDiv w:val="1"/>
      <w:marLeft w:val="0"/>
      <w:marRight w:val="0"/>
      <w:marTop w:val="0"/>
      <w:marBottom w:val="0"/>
      <w:divBdr>
        <w:top w:val="none" w:sz="0" w:space="0" w:color="auto"/>
        <w:left w:val="none" w:sz="0" w:space="0" w:color="auto"/>
        <w:bottom w:val="none" w:sz="0" w:space="0" w:color="auto"/>
        <w:right w:val="none" w:sz="0" w:space="0" w:color="auto"/>
      </w:divBdr>
    </w:div>
    <w:div w:id="411925790">
      <w:bodyDiv w:val="1"/>
      <w:marLeft w:val="0"/>
      <w:marRight w:val="0"/>
      <w:marTop w:val="0"/>
      <w:marBottom w:val="0"/>
      <w:divBdr>
        <w:top w:val="none" w:sz="0" w:space="0" w:color="auto"/>
        <w:left w:val="none" w:sz="0" w:space="0" w:color="auto"/>
        <w:bottom w:val="none" w:sz="0" w:space="0" w:color="auto"/>
        <w:right w:val="none" w:sz="0" w:space="0" w:color="auto"/>
      </w:divBdr>
    </w:div>
    <w:div w:id="418410816">
      <w:bodyDiv w:val="1"/>
      <w:marLeft w:val="0"/>
      <w:marRight w:val="0"/>
      <w:marTop w:val="0"/>
      <w:marBottom w:val="0"/>
      <w:divBdr>
        <w:top w:val="none" w:sz="0" w:space="0" w:color="auto"/>
        <w:left w:val="none" w:sz="0" w:space="0" w:color="auto"/>
        <w:bottom w:val="none" w:sz="0" w:space="0" w:color="auto"/>
        <w:right w:val="none" w:sz="0" w:space="0" w:color="auto"/>
      </w:divBdr>
    </w:div>
    <w:div w:id="419373354">
      <w:bodyDiv w:val="1"/>
      <w:marLeft w:val="0"/>
      <w:marRight w:val="0"/>
      <w:marTop w:val="0"/>
      <w:marBottom w:val="0"/>
      <w:divBdr>
        <w:top w:val="none" w:sz="0" w:space="0" w:color="auto"/>
        <w:left w:val="none" w:sz="0" w:space="0" w:color="auto"/>
        <w:bottom w:val="none" w:sz="0" w:space="0" w:color="auto"/>
        <w:right w:val="none" w:sz="0" w:space="0" w:color="auto"/>
      </w:divBdr>
    </w:div>
    <w:div w:id="450440204">
      <w:bodyDiv w:val="1"/>
      <w:marLeft w:val="0"/>
      <w:marRight w:val="0"/>
      <w:marTop w:val="0"/>
      <w:marBottom w:val="0"/>
      <w:divBdr>
        <w:top w:val="none" w:sz="0" w:space="0" w:color="auto"/>
        <w:left w:val="none" w:sz="0" w:space="0" w:color="auto"/>
        <w:bottom w:val="none" w:sz="0" w:space="0" w:color="auto"/>
        <w:right w:val="none" w:sz="0" w:space="0" w:color="auto"/>
      </w:divBdr>
    </w:div>
    <w:div w:id="450511477">
      <w:bodyDiv w:val="1"/>
      <w:marLeft w:val="0"/>
      <w:marRight w:val="0"/>
      <w:marTop w:val="0"/>
      <w:marBottom w:val="0"/>
      <w:divBdr>
        <w:top w:val="none" w:sz="0" w:space="0" w:color="auto"/>
        <w:left w:val="none" w:sz="0" w:space="0" w:color="auto"/>
        <w:bottom w:val="none" w:sz="0" w:space="0" w:color="auto"/>
        <w:right w:val="none" w:sz="0" w:space="0" w:color="auto"/>
      </w:divBdr>
    </w:div>
    <w:div w:id="453602049">
      <w:bodyDiv w:val="1"/>
      <w:marLeft w:val="0"/>
      <w:marRight w:val="0"/>
      <w:marTop w:val="0"/>
      <w:marBottom w:val="0"/>
      <w:divBdr>
        <w:top w:val="none" w:sz="0" w:space="0" w:color="auto"/>
        <w:left w:val="none" w:sz="0" w:space="0" w:color="auto"/>
        <w:bottom w:val="none" w:sz="0" w:space="0" w:color="auto"/>
        <w:right w:val="none" w:sz="0" w:space="0" w:color="auto"/>
      </w:divBdr>
    </w:div>
    <w:div w:id="464809484">
      <w:bodyDiv w:val="1"/>
      <w:marLeft w:val="0"/>
      <w:marRight w:val="0"/>
      <w:marTop w:val="0"/>
      <w:marBottom w:val="0"/>
      <w:divBdr>
        <w:top w:val="none" w:sz="0" w:space="0" w:color="auto"/>
        <w:left w:val="none" w:sz="0" w:space="0" w:color="auto"/>
        <w:bottom w:val="none" w:sz="0" w:space="0" w:color="auto"/>
        <w:right w:val="none" w:sz="0" w:space="0" w:color="auto"/>
      </w:divBdr>
    </w:div>
    <w:div w:id="469128855">
      <w:bodyDiv w:val="1"/>
      <w:marLeft w:val="0"/>
      <w:marRight w:val="0"/>
      <w:marTop w:val="0"/>
      <w:marBottom w:val="0"/>
      <w:divBdr>
        <w:top w:val="none" w:sz="0" w:space="0" w:color="auto"/>
        <w:left w:val="none" w:sz="0" w:space="0" w:color="auto"/>
        <w:bottom w:val="none" w:sz="0" w:space="0" w:color="auto"/>
        <w:right w:val="none" w:sz="0" w:space="0" w:color="auto"/>
      </w:divBdr>
    </w:div>
    <w:div w:id="473257649">
      <w:bodyDiv w:val="1"/>
      <w:marLeft w:val="0"/>
      <w:marRight w:val="0"/>
      <w:marTop w:val="0"/>
      <w:marBottom w:val="0"/>
      <w:divBdr>
        <w:top w:val="none" w:sz="0" w:space="0" w:color="auto"/>
        <w:left w:val="none" w:sz="0" w:space="0" w:color="auto"/>
        <w:bottom w:val="none" w:sz="0" w:space="0" w:color="auto"/>
        <w:right w:val="none" w:sz="0" w:space="0" w:color="auto"/>
      </w:divBdr>
    </w:div>
    <w:div w:id="475997509">
      <w:bodyDiv w:val="1"/>
      <w:marLeft w:val="0"/>
      <w:marRight w:val="0"/>
      <w:marTop w:val="0"/>
      <w:marBottom w:val="0"/>
      <w:divBdr>
        <w:top w:val="none" w:sz="0" w:space="0" w:color="auto"/>
        <w:left w:val="none" w:sz="0" w:space="0" w:color="auto"/>
        <w:bottom w:val="none" w:sz="0" w:space="0" w:color="auto"/>
        <w:right w:val="none" w:sz="0" w:space="0" w:color="auto"/>
      </w:divBdr>
    </w:div>
    <w:div w:id="479346516">
      <w:bodyDiv w:val="1"/>
      <w:marLeft w:val="0"/>
      <w:marRight w:val="0"/>
      <w:marTop w:val="0"/>
      <w:marBottom w:val="0"/>
      <w:divBdr>
        <w:top w:val="none" w:sz="0" w:space="0" w:color="auto"/>
        <w:left w:val="none" w:sz="0" w:space="0" w:color="auto"/>
        <w:bottom w:val="none" w:sz="0" w:space="0" w:color="auto"/>
        <w:right w:val="none" w:sz="0" w:space="0" w:color="auto"/>
      </w:divBdr>
    </w:div>
    <w:div w:id="529992190">
      <w:bodyDiv w:val="1"/>
      <w:marLeft w:val="0"/>
      <w:marRight w:val="0"/>
      <w:marTop w:val="0"/>
      <w:marBottom w:val="0"/>
      <w:divBdr>
        <w:top w:val="none" w:sz="0" w:space="0" w:color="auto"/>
        <w:left w:val="none" w:sz="0" w:space="0" w:color="auto"/>
        <w:bottom w:val="none" w:sz="0" w:space="0" w:color="auto"/>
        <w:right w:val="none" w:sz="0" w:space="0" w:color="auto"/>
      </w:divBdr>
    </w:div>
    <w:div w:id="540558914">
      <w:bodyDiv w:val="1"/>
      <w:marLeft w:val="0"/>
      <w:marRight w:val="0"/>
      <w:marTop w:val="0"/>
      <w:marBottom w:val="0"/>
      <w:divBdr>
        <w:top w:val="none" w:sz="0" w:space="0" w:color="auto"/>
        <w:left w:val="none" w:sz="0" w:space="0" w:color="auto"/>
        <w:bottom w:val="none" w:sz="0" w:space="0" w:color="auto"/>
        <w:right w:val="none" w:sz="0" w:space="0" w:color="auto"/>
      </w:divBdr>
    </w:div>
    <w:div w:id="541480370">
      <w:bodyDiv w:val="1"/>
      <w:marLeft w:val="0"/>
      <w:marRight w:val="0"/>
      <w:marTop w:val="0"/>
      <w:marBottom w:val="0"/>
      <w:divBdr>
        <w:top w:val="none" w:sz="0" w:space="0" w:color="auto"/>
        <w:left w:val="none" w:sz="0" w:space="0" w:color="auto"/>
        <w:bottom w:val="none" w:sz="0" w:space="0" w:color="auto"/>
        <w:right w:val="none" w:sz="0" w:space="0" w:color="auto"/>
      </w:divBdr>
    </w:div>
    <w:div w:id="545918000">
      <w:bodyDiv w:val="1"/>
      <w:marLeft w:val="0"/>
      <w:marRight w:val="0"/>
      <w:marTop w:val="0"/>
      <w:marBottom w:val="0"/>
      <w:divBdr>
        <w:top w:val="none" w:sz="0" w:space="0" w:color="auto"/>
        <w:left w:val="none" w:sz="0" w:space="0" w:color="auto"/>
        <w:bottom w:val="none" w:sz="0" w:space="0" w:color="auto"/>
        <w:right w:val="none" w:sz="0" w:space="0" w:color="auto"/>
      </w:divBdr>
    </w:div>
    <w:div w:id="548498389">
      <w:bodyDiv w:val="1"/>
      <w:marLeft w:val="0"/>
      <w:marRight w:val="0"/>
      <w:marTop w:val="0"/>
      <w:marBottom w:val="0"/>
      <w:divBdr>
        <w:top w:val="none" w:sz="0" w:space="0" w:color="auto"/>
        <w:left w:val="none" w:sz="0" w:space="0" w:color="auto"/>
        <w:bottom w:val="none" w:sz="0" w:space="0" w:color="auto"/>
        <w:right w:val="none" w:sz="0" w:space="0" w:color="auto"/>
      </w:divBdr>
    </w:div>
    <w:div w:id="552545219">
      <w:bodyDiv w:val="1"/>
      <w:marLeft w:val="0"/>
      <w:marRight w:val="0"/>
      <w:marTop w:val="0"/>
      <w:marBottom w:val="0"/>
      <w:divBdr>
        <w:top w:val="none" w:sz="0" w:space="0" w:color="auto"/>
        <w:left w:val="none" w:sz="0" w:space="0" w:color="auto"/>
        <w:bottom w:val="none" w:sz="0" w:space="0" w:color="auto"/>
        <w:right w:val="none" w:sz="0" w:space="0" w:color="auto"/>
      </w:divBdr>
    </w:div>
    <w:div w:id="555043564">
      <w:bodyDiv w:val="1"/>
      <w:marLeft w:val="0"/>
      <w:marRight w:val="0"/>
      <w:marTop w:val="0"/>
      <w:marBottom w:val="0"/>
      <w:divBdr>
        <w:top w:val="none" w:sz="0" w:space="0" w:color="auto"/>
        <w:left w:val="none" w:sz="0" w:space="0" w:color="auto"/>
        <w:bottom w:val="none" w:sz="0" w:space="0" w:color="auto"/>
        <w:right w:val="none" w:sz="0" w:space="0" w:color="auto"/>
      </w:divBdr>
    </w:div>
    <w:div w:id="563222509">
      <w:bodyDiv w:val="1"/>
      <w:marLeft w:val="0"/>
      <w:marRight w:val="0"/>
      <w:marTop w:val="0"/>
      <w:marBottom w:val="0"/>
      <w:divBdr>
        <w:top w:val="none" w:sz="0" w:space="0" w:color="auto"/>
        <w:left w:val="none" w:sz="0" w:space="0" w:color="auto"/>
        <w:bottom w:val="none" w:sz="0" w:space="0" w:color="auto"/>
        <w:right w:val="none" w:sz="0" w:space="0" w:color="auto"/>
      </w:divBdr>
    </w:div>
    <w:div w:id="566383650">
      <w:bodyDiv w:val="1"/>
      <w:marLeft w:val="0"/>
      <w:marRight w:val="0"/>
      <w:marTop w:val="0"/>
      <w:marBottom w:val="0"/>
      <w:divBdr>
        <w:top w:val="none" w:sz="0" w:space="0" w:color="auto"/>
        <w:left w:val="none" w:sz="0" w:space="0" w:color="auto"/>
        <w:bottom w:val="none" w:sz="0" w:space="0" w:color="auto"/>
        <w:right w:val="none" w:sz="0" w:space="0" w:color="auto"/>
      </w:divBdr>
    </w:div>
    <w:div w:id="567032142">
      <w:bodyDiv w:val="1"/>
      <w:marLeft w:val="0"/>
      <w:marRight w:val="0"/>
      <w:marTop w:val="0"/>
      <w:marBottom w:val="0"/>
      <w:divBdr>
        <w:top w:val="none" w:sz="0" w:space="0" w:color="auto"/>
        <w:left w:val="none" w:sz="0" w:space="0" w:color="auto"/>
        <w:bottom w:val="none" w:sz="0" w:space="0" w:color="auto"/>
        <w:right w:val="none" w:sz="0" w:space="0" w:color="auto"/>
      </w:divBdr>
    </w:div>
    <w:div w:id="572281778">
      <w:bodyDiv w:val="1"/>
      <w:marLeft w:val="0"/>
      <w:marRight w:val="0"/>
      <w:marTop w:val="0"/>
      <w:marBottom w:val="0"/>
      <w:divBdr>
        <w:top w:val="none" w:sz="0" w:space="0" w:color="auto"/>
        <w:left w:val="none" w:sz="0" w:space="0" w:color="auto"/>
        <w:bottom w:val="none" w:sz="0" w:space="0" w:color="auto"/>
        <w:right w:val="none" w:sz="0" w:space="0" w:color="auto"/>
      </w:divBdr>
    </w:div>
    <w:div w:id="572928504">
      <w:bodyDiv w:val="1"/>
      <w:marLeft w:val="0"/>
      <w:marRight w:val="0"/>
      <w:marTop w:val="0"/>
      <w:marBottom w:val="0"/>
      <w:divBdr>
        <w:top w:val="none" w:sz="0" w:space="0" w:color="auto"/>
        <w:left w:val="none" w:sz="0" w:space="0" w:color="auto"/>
        <w:bottom w:val="none" w:sz="0" w:space="0" w:color="auto"/>
        <w:right w:val="none" w:sz="0" w:space="0" w:color="auto"/>
      </w:divBdr>
    </w:div>
    <w:div w:id="578757677">
      <w:bodyDiv w:val="1"/>
      <w:marLeft w:val="0"/>
      <w:marRight w:val="0"/>
      <w:marTop w:val="0"/>
      <w:marBottom w:val="0"/>
      <w:divBdr>
        <w:top w:val="none" w:sz="0" w:space="0" w:color="auto"/>
        <w:left w:val="none" w:sz="0" w:space="0" w:color="auto"/>
        <w:bottom w:val="none" w:sz="0" w:space="0" w:color="auto"/>
        <w:right w:val="none" w:sz="0" w:space="0" w:color="auto"/>
      </w:divBdr>
    </w:div>
    <w:div w:id="587808016">
      <w:bodyDiv w:val="1"/>
      <w:marLeft w:val="0"/>
      <w:marRight w:val="0"/>
      <w:marTop w:val="0"/>
      <w:marBottom w:val="0"/>
      <w:divBdr>
        <w:top w:val="none" w:sz="0" w:space="0" w:color="auto"/>
        <w:left w:val="none" w:sz="0" w:space="0" w:color="auto"/>
        <w:bottom w:val="none" w:sz="0" w:space="0" w:color="auto"/>
        <w:right w:val="none" w:sz="0" w:space="0" w:color="auto"/>
      </w:divBdr>
    </w:div>
    <w:div w:id="591357362">
      <w:bodyDiv w:val="1"/>
      <w:marLeft w:val="0"/>
      <w:marRight w:val="0"/>
      <w:marTop w:val="0"/>
      <w:marBottom w:val="0"/>
      <w:divBdr>
        <w:top w:val="none" w:sz="0" w:space="0" w:color="auto"/>
        <w:left w:val="none" w:sz="0" w:space="0" w:color="auto"/>
        <w:bottom w:val="none" w:sz="0" w:space="0" w:color="auto"/>
        <w:right w:val="none" w:sz="0" w:space="0" w:color="auto"/>
      </w:divBdr>
    </w:div>
    <w:div w:id="599145715">
      <w:bodyDiv w:val="1"/>
      <w:marLeft w:val="0"/>
      <w:marRight w:val="0"/>
      <w:marTop w:val="0"/>
      <w:marBottom w:val="0"/>
      <w:divBdr>
        <w:top w:val="none" w:sz="0" w:space="0" w:color="auto"/>
        <w:left w:val="none" w:sz="0" w:space="0" w:color="auto"/>
        <w:bottom w:val="none" w:sz="0" w:space="0" w:color="auto"/>
        <w:right w:val="none" w:sz="0" w:space="0" w:color="auto"/>
      </w:divBdr>
    </w:div>
    <w:div w:id="600186098">
      <w:bodyDiv w:val="1"/>
      <w:marLeft w:val="0"/>
      <w:marRight w:val="0"/>
      <w:marTop w:val="0"/>
      <w:marBottom w:val="0"/>
      <w:divBdr>
        <w:top w:val="none" w:sz="0" w:space="0" w:color="auto"/>
        <w:left w:val="none" w:sz="0" w:space="0" w:color="auto"/>
        <w:bottom w:val="none" w:sz="0" w:space="0" w:color="auto"/>
        <w:right w:val="none" w:sz="0" w:space="0" w:color="auto"/>
      </w:divBdr>
    </w:div>
    <w:div w:id="602155494">
      <w:bodyDiv w:val="1"/>
      <w:marLeft w:val="0"/>
      <w:marRight w:val="0"/>
      <w:marTop w:val="0"/>
      <w:marBottom w:val="0"/>
      <w:divBdr>
        <w:top w:val="none" w:sz="0" w:space="0" w:color="auto"/>
        <w:left w:val="none" w:sz="0" w:space="0" w:color="auto"/>
        <w:bottom w:val="none" w:sz="0" w:space="0" w:color="auto"/>
        <w:right w:val="none" w:sz="0" w:space="0" w:color="auto"/>
      </w:divBdr>
    </w:div>
    <w:div w:id="604771683">
      <w:bodyDiv w:val="1"/>
      <w:marLeft w:val="0"/>
      <w:marRight w:val="0"/>
      <w:marTop w:val="0"/>
      <w:marBottom w:val="0"/>
      <w:divBdr>
        <w:top w:val="none" w:sz="0" w:space="0" w:color="auto"/>
        <w:left w:val="none" w:sz="0" w:space="0" w:color="auto"/>
        <w:bottom w:val="none" w:sz="0" w:space="0" w:color="auto"/>
        <w:right w:val="none" w:sz="0" w:space="0" w:color="auto"/>
      </w:divBdr>
    </w:div>
    <w:div w:id="614873022">
      <w:bodyDiv w:val="1"/>
      <w:marLeft w:val="0"/>
      <w:marRight w:val="0"/>
      <w:marTop w:val="0"/>
      <w:marBottom w:val="0"/>
      <w:divBdr>
        <w:top w:val="none" w:sz="0" w:space="0" w:color="auto"/>
        <w:left w:val="none" w:sz="0" w:space="0" w:color="auto"/>
        <w:bottom w:val="none" w:sz="0" w:space="0" w:color="auto"/>
        <w:right w:val="none" w:sz="0" w:space="0" w:color="auto"/>
      </w:divBdr>
    </w:div>
    <w:div w:id="625741003">
      <w:bodyDiv w:val="1"/>
      <w:marLeft w:val="0"/>
      <w:marRight w:val="0"/>
      <w:marTop w:val="0"/>
      <w:marBottom w:val="0"/>
      <w:divBdr>
        <w:top w:val="none" w:sz="0" w:space="0" w:color="auto"/>
        <w:left w:val="none" w:sz="0" w:space="0" w:color="auto"/>
        <w:bottom w:val="none" w:sz="0" w:space="0" w:color="auto"/>
        <w:right w:val="none" w:sz="0" w:space="0" w:color="auto"/>
      </w:divBdr>
    </w:div>
    <w:div w:id="639769877">
      <w:bodyDiv w:val="1"/>
      <w:marLeft w:val="0"/>
      <w:marRight w:val="0"/>
      <w:marTop w:val="0"/>
      <w:marBottom w:val="0"/>
      <w:divBdr>
        <w:top w:val="none" w:sz="0" w:space="0" w:color="auto"/>
        <w:left w:val="none" w:sz="0" w:space="0" w:color="auto"/>
        <w:bottom w:val="none" w:sz="0" w:space="0" w:color="auto"/>
        <w:right w:val="none" w:sz="0" w:space="0" w:color="auto"/>
      </w:divBdr>
    </w:div>
    <w:div w:id="653488136">
      <w:bodyDiv w:val="1"/>
      <w:marLeft w:val="0"/>
      <w:marRight w:val="0"/>
      <w:marTop w:val="0"/>
      <w:marBottom w:val="0"/>
      <w:divBdr>
        <w:top w:val="none" w:sz="0" w:space="0" w:color="auto"/>
        <w:left w:val="none" w:sz="0" w:space="0" w:color="auto"/>
        <w:bottom w:val="none" w:sz="0" w:space="0" w:color="auto"/>
        <w:right w:val="none" w:sz="0" w:space="0" w:color="auto"/>
      </w:divBdr>
    </w:div>
    <w:div w:id="667558653">
      <w:bodyDiv w:val="1"/>
      <w:marLeft w:val="0"/>
      <w:marRight w:val="0"/>
      <w:marTop w:val="0"/>
      <w:marBottom w:val="0"/>
      <w:divBdr>
        <w:top w:val="none" w:sz="0" w:space="0" w:color="auto"/>
        <w:left w:val="none" w:sz="0" w:space="0" w:color="auto"/>
        <w:bottom w:val="none" w:sz="0" w:space="0" w:color="auto"/>
        <w:right w:val="none" w:sz="0" w:space="0" w:color="auto"/>
      </w:divBdr>
    </w:div>
    <w:div w:id="673608628">
      <w:bodyDiv w:val="1"/>
      <w:marLeft w:val="0"/>
      <w:marRight w:val="0"/>
      <w:marTop w:val="0"/>
      <w:marBottom w:val="0"/>
      <w:divBdr>
        <w:top w:val="none" w:sz="0" w:space="0" w:color="auto"/>
        <w:left w:val="none" w:sz="0" w:space="0" w:color="auto"/>
        <w:bottom w:val="none" w:sz="0" w:space="0" w:color="auto"/>
        <w:right w:val="none" w:sz="0" w:space="0" w:color="auto"/>
      </w:divBdr>
    </w:div>
    <w:div w:id="676036072">
      <w:bodyDiv w:val="1"/>
      <w:marLeft w:val="0"/>
      <w:marRight w:val="0"/>
      <w:marTop w:val="0"/>
      <w:marBottom w:val="0"/>
      <w:divBdr>
        <w:top w:val="none" w:sz="0" w:space="0" w:color="auto"/>
        <w:left w:val="none" w:sz="0" w:space="0" w:color="auto"/>
        <w:bottom w:val="none" w:sz="0" w:space="0" w:color="auto"/>
        <w:right w:val="none" w:sz="0" w:space="0" w:color="auto"/>
      </w:divBdr>
    </w:div>
    <w:div w:id="678316947">
      <w:bodyDiv w:val="1"/>
      <w:marLeft w:val="0"/>
      <w:marRight w:val="0"/>
      <w:marTop w:val="0"/>
      <w:marBottom w:val="0"/>
      <w:divBdr>
        <w:top w:val="none" w:sz="0" w:space="0" w:color="auto"/>
        <w:left w:val="none" w:sz="0" w:space="0" w:color="auto"/>
        <w:bottom w:val="none" w:sz="0" w:space="0" w:color="auto"/>
        <w:right w:val="none" w:sz="0" w:space="0" w:color="auto"/>
      </w:divBdr>
    </w:div>
    <w:div w:id="686634346">
      <w:bodyDiv w:val="1"/>
      <w:marLeft w:val="0"/>
      <w:marRight w:val="0"/>
      <w:marTop w:val="0"/>
      <w:marBottom w:val="0"/>
      <w:divBdr>
        <w:top w:val="none" w:sz="0" w:space="0" w:color="auto"/>
        <w:left w:val="none" w:sz="0" w:space="0" w:color="auto"/>
        <w:bottom w:val="none" w:sz="0" w:space="0" w:color="auto"/>
        <w:right w:val="none" w:sz="0" w:space="0" w:color="auto"/>
      </w:divBdr>
    </w:div>
    <w:div w:id="690768240">
      <w:bodyDiv w:val="1"/>
      <w:marLeft w:val="0"/>
      <w:marRight w:val="0"/>
      <w:marTop w:val="0"/>
      <w:marBottom w:val="0"/>
      <w:divBdr>
        <w:top w:val="none" w:sz="0" w:space="0" w:color="auto"/>
        <w:left w:val="none" w:sz="0" w:space="0" w:color="auto"/>
        <w:bottom w:val="none" w:sz="0" w:space="0" w:color="auto"/>
        <w:right w:val="none" w:sz="0" w:space="0" w:color="auto"/>
      </w:divBdr>
    </w:div>
    <w:div w:id="691539445">
      <w:bodyDiv w:val="1"/>
      <w:marLeft w:val="0"/>
      <w:marRight w:val="0"/>
      <w:marTop w:val="0"/>
      <w:marBottom w:val="0"/>
      <w:divBdr>
        <w:top w:val="none" w:sz="0" w:space="0" w:color="auto"/>
        <w:left w:val="none" w:sz="0" w:space="0" w:color="auto"/>
        <w:bottom w:val="none" w:sz="0" w:space="0" w:color="auto"/>
        <w:right w:val="none" w:sz="0" w:space="0" w:color="auto"/>
      </w:divBdr>
    </w:div>
    <w:div w:id="694120237">
      <w:bodyDiv w:val="1"/>
      <w:marLeft w:val="0"/>
      <w:marRight w:val="0"/>
      <w:marTop w:val="0"/>
      <w:marBottom w:val="0"/>
      <w:divBdr>
        <w:top w:val="none" w:sz="0" w:space="0" w:color="auto"/>
        <w:left w:val="none" w:sz="0" w:space="0" w:color="auto"/>
        <w:bottom w:val="none" w:sz="0" w:space="0" w:color="auto"/>
        <w:right w:val="none" w:sz="0" w:space="0" w:color="auto"/>
      </w:divBdr>
    </w:div>
    <w:div w:id="694693941">
      <w:bodyDiv w:val="1"/>
      <w:marLeft w:val="0"/>
      <w:marRight w:val="0"/>
      <w:marTop w:val="0"/>
      <w:marBottom w:val="0"/>
      <w:divBdr>
        <w:top w:val="none" w:sz="0" w:space="0" w:color="auto"/>
        <w:left w:val="none" w:sz="0" w:space="0" w:color="auto"/>
        <w:bottom w:val="none" w:sz="0" w:space="0" w:color="auto"/>
        <w:right w:val="none" w:sz="0" w:space="0" w:color="auto"/>
      </w:divBdr>
    </w:div>
    <w:div w:id="694812875">
      <w:bodyDiv w:val="1"/>
      <w:marLeft w:val="0"/>
      <w:marRight w:val="0"/>
      <w:marTop w:val="0"/>
      <w:marBottom w:val="0"/>
      <w:divBdr>
        <w:top w:val="none" w:sz="0" w:space="0" w:color="auto"/>
        <w:left w:val="none" w:sz="0" w:space="0" w:color="auto"/>
        <w:bottom w:val="none" w:sz="0" w:space="0" w:color="auto"/>
        <w:right w:val="none" w:sz="0" w:space="0" w:color="auto"/>
      </w:divBdr>
    </w:div>
    <w:div w:id="697121891">
      <w:bodyDiv w:val="1"/>
      <w:marLeft w:val="0"/>
      <w:marRight w:val="0"/>
      <w:marTop w:val="0"/>
      <w:marBottom w:val="0"/>
      <w:divBdr>
        <w:top w:val="none" w:sz="0" w:space="0" w:color="auto"/>
        <w:left w:val="none" w:sz="0" w:space="0" w:color="auto"/>
        <w:bottom w:val="none" w:sz="0" w:space="0" w:color="auto"/>
        <w:right w:val="none" w:sz="0" w:space="0" w:color="auto"/>
      </w:divBdr>
    </w:div>
    <w:div w:id="697464710">
      <w:bodyDiv w:val="1"/>
      <w:marLeft w:val="0"/>
      <w:marRight w:val="0"/>
      <w:marTop w:val="0"/>
      <w:marBottom w:val="0"/>
      <w:divBdr>
        <w:top w:val="none" w:sz="0" w:space="0" w:color="auto"/>
        <w:left w:val="none" w:sz="0" w:space="0" w:color="auto"/>
        <w:bottom w:val="none" w:sz="0" w:space="0" w:color="auto"/>
        <w:right w:val="none" w:sz="0" w:space="0" w:color="auto"/>
      </w:divBdr>
    </w:div>
    <w:div w:id="699547983">
      <w:bodyDiv w:val="1"/>
      <w:marLeft w:val="0"/>
      <w:marRight w:val="0"/>
      <w:marTop w:val="0"/>
      <w:marBottom w:val="0"/>
      <w:divBdr>
        <w:top w:val="none" w:sz="0" w:space="0" w:color="auto"/>
        <w:left w:val="none" w:sz="0" w:space="0" w:color="auto"/>
        <w:bottom w:val="none" w:sz="0" w:space="0" w:color="auto"/>
        <w:right w:val="none" w:sz="0" w:space="0" w:color="auto"/>
      </w:divBdr>
    </w:div>
    <w:div w:id="731391098">
      <w:bodyDiv w:val="1"/>
      <w:marLeft w:val="0"/>
      <w:marRight w:val="0"/>
      <w:marTop w:val="0"/>
      <w:marBottom w:val="0"/>
      <w:divBdr>
        <w:top w:val="none" w:sz="0" w:space="0" w:color="auto"/>
        <w:left w:val="none" w:sz="0" w:space="0" w:color="auto"/>
        <w:bottom w:val="none" w:sz="0" w:space="0" w:color="auto"/>
        <w:right w:val="none" w:sz="0" w:space="0" w:color="auto"/>
      </w:divBdr>
    </w:div>
    <w:div w:id="733356262">
      <w:bodyDiv w:val="1"/>
      <w:marLeft w:val="0"/>
      <w:marRight w:val="0"/>
      <w:marTop w:val="0"/>
      <w:marBottom w:val="0"/>
      <w:divBdr>
        <w:top w:val="none" w:sz="0" w:space="0" w:color="auto"/>
        <w:left w:val="none" w:sz="0" w:space="0" w:color="auto"/>
        <w:bottom w:val="none" w:sz="0" w:space="0" w:color="auto"/>
        <w:right w:val="none" w:sz="0" w:space="0" w:color="auto"/>
      </w:divBdr>
    </w:div>
    <w:div w:id="736785042">
      <w:bodyDiv w:val="1"/>
      <w:marLeft w:val="0"/>
      <w:marRight w:val="0"/>
      <w:marTop w:val="0"/>
      <w:marBottom w:val="0"/>
      <w:divBdr>
        <w:top w:val="none" w:sz="0" w:space="0" w:color="auto"/>
        <w:left w:val="none" w:sz="0" w:space="0" w:color="auto"/>
        <w:bottom w:val="none" w:sz="0" w:space="0" w:color="auto"/>
        <w:right w:val="none" w:sz="0" w:space="0" w:color="auto"/>
      </w:divBdr>
    </w:div>
    <w:div w:id="740178870">
      <w:bodyDiv w:val="1"/>
      <w:marLeft w:val="0"/>
      <w:marRight w:val="0"/>
      <w:marTop w:val="0"/>
      <w:marBottom w:val="0"/>
      <w:divBdr>
        <w:top w:val="none" w:sz="0" w:space="0" w:color="auto"/>
        <w:left w:val="none" w:sz="0" w:space="0" w:color="auto"/>
        <w:bottom w:val="none" w:sz="0" w:space="0" w:color="auto"/>
        <w:right w:val="none" w:sz="0" w:space="0" w:color="auto"/>
      </w:divBdr>
    </w:div>
    <w:div w:id="740564494">
      <w:bodyDiv w:val="1"/>
      <w:marLeft w:val="0"/>
      <w:marRight w:val="0"/>
      <w:marTop w:val="0"/>
      <w:marBottom w:val="0"/>
      <w:divBdr>
        <w:top w:val="none" w:sz="0" w:space="0" w:color="auto"/>
        <w:left w:val="none" w:sz="0" w:space="0" w:color="auto"/>
        <w:bottom w:val="none" w:sz="0" w:space="0" w:color="auto"/>
        <w:right w:val="none" w:sz="0" w:space="0" w:color="auto"/>
      </w:divBdr>
    </w:div>
    <w:div w:id="744382638">
      <w:bodyDiv w:val="1"/>
      <w:marLeft w:val="0"/>
      <w:marRight w:val="0"/>
      <w:marTop w:val="0"/>
      <w:marBottom w:val="0"/>
      <w:divBdr>
        <w:top w:val="none" w:sz="0" w:space="0" w:color="auto"/>
        <w:left w:val="none" w:sz="0" w:space="0" w:color="auto"/>
        <w:bottom w:val="none" w:sz="0" w:space="0" w:color="auto"/>
        <w:right w:val="none" w:sz="0" w:space="0" w:color="auto"/>
      </w:divBdr>
    </w:div>
    <w:div w:id="745229430">
      <w:bodyDiv w:val="1"/>
      <w:marLeft w:val="0"/>
      <w:marRight w:val="0"/>
      <w:marTop w:val="0"/>
      <w:marBottom w:val="0"/>
      <w:divBdr>
        <w:top w:val="none" w:sz="0" w:space="0" w:color="auto"/>
        <w:left w:val="none" w:sz="0" w:space="0" w:color="auto"/>
        <w:bottom w:val="none" w:sz="0" w:space="0" w:color="auto"/>
        <w:right w:val="none" w:sz="0" w:space="0" w:color="auto"/>
      </w:divBdr>
    </w:div>
    <w:div w:id="746347721">
      <w:bodyDiv w:val="1"/>
      <w:marLeft w:val="0"/>
      <w:marRight w:val="0"/>
      <w:marTop w:val="0"/>
      <w:marBottom w:val="0"/>
      <w:divBdr>
        <w:top w:val="none" w:sz="0" w:space="0" w:color="auto"/>
        <w:left w:val="none" w:sz="0" w:space="0" w:color="auto"/>
        <w:bottom w:val="none" w:sz="0" w:space="0" w:color="auto"/>
        <w:right w:val="none" w:sz="0" w:space="0" w:color="auto"/>
      </w:divBdr>
    </w:div>
    <w:div w:id="768038821">
      <w:bodyDiv w:val="1"/>
      <w:marLeft w:val="0"/>
      <w:marRight w:val="0"/>
      <w:marTop w:val="0"/>
      <w:marBottom w:val="0"/>
      <w:divBdr>
        <w:top w:val="none" w:sz="0" w:space="0" w:color="auto"/>
        <w:left w:val="none" w:sz="0" w:space="0" w:color="auto"/>
        <w:bottom w:val="none" w:sz="0" w:space="0" w:color="auto"/>
        <w:right w:val="none" w:sz="0" w:space="0" w:color="auto"/>
      </w:divBdr>
    </w:div>
    <w:div w:id="770979103">
      <w:bodyDiv w:val="1"/>
      <w:marLeft w:val="0"/>
      <w:marRight w:val="0"/>
      <w:marTop w:val="0"/>
      <w:marBottom w:val="0"/>
      <w:divBdr>
        <w:top w:val="none" w:sz="0" w:space="0" w:color="auto"/>
        <w:left w:val="none" w:sz="0" w:space="0" w:color="auto"/>
        <w:bottom w:val="none" w:sz="0" w:space="0" w:color="auto"/>
        <w:right w:val="none" w:sz="0" w:space="0" w:color="auto"/>
      </w:divBdr>
    </w:div>
    <w:div w:id="774910625">
      <w:bodyDiv w:val="1"/>
      <w:marLeft w:val="0"/>
      <w:marRight w:val="0"/>
      <w:marTop w:val="0"/>
      <w:marBottom w:val="0"/>
      <w:divBdr>
        <w:top w:val="none" w:sz="0" w:space="0" w:color="auto"/>
        <w:left w:val="none" w:sz="0" w:space="0" w:color="auto"/>
        <w:bottom w:val="none" w:sz="0" w:space="0" w:color="auto"/>
        <w:right w:val="none" w:sz="0" w:space="0" w:color="auto"/>
      </w:divBdr>
    </w:div>
    <w:div w:id="779955947">
      <w:bodyDiv w:val="1"/>
      <w:marLeft w:val="0"/>
      <w:marRight w:val="0"/>
      <w:marTop w:val="0"/>
      <w:marBottom w:val="0"/>
      <w:divBdr>
        <w:top w:val="none" w:sz="0" w:space="0" w:color="auto"/>
        <w:left w:val="none" w:sz="0" w:space="0" w:color="auto"/>
        <w:bottom w:val="none" w:sz="0" w:space="0" w:color="auto"/>
        <w:right w:val="none" w:sz="0" w:space="0" w:color="auto"/>
      </w:divBdr>
    </w:div>
    <w:div w:id="784344958">
      <w:bodyDiv w:val="1"/>
      <w:marLeft w:val="0"/>
      <w:marRight w:val="0"/>
      <w:marTop w:val="0"/>
      <w:marBottom w:val="0"/>
      <w:divBdr>
        <w:top w:val="none" w:sz="0" w:space="0" w:color="auto"/>
        <w:left w:val="none" w:sz="0" w:space="0" w:color="auto"/>
        <w:bottom w:val="none" w:sz="0" w:space="0" w:color="auto"/>
        <w:right w:val="none" w:sz="0" w:space="0" w:color="auto"/>
      </w:divBdr>
    </w:div>
    <w:div w:id="793256016">
      <w:bodyDiv w:val="1"/>
      <w:marLeft w:val="0"/>
      <w:marRight w:val="0"/>
      <w:marTop w:val="0"/>
      <w:marBottom w:val="0"/>
      <w:divBdr>
        <w:top w:val="none" w:sz="0" w:space="0" w:color="auto"/>
        <w:left w:val="none" w:sz="0" w:space="0" w:color="auto"/>
        <w:bottom w:val="none" w:sz="0" w:space="0" w:color="auto"/>
        <w:right w:val="none" w:sz="0" w:space="0" w:color="auto"/>
      </w:divBdr>
    </w:div>
    <w:div w:id="793329435">
      <w:bodyDiv w:val="1"/>
      <w:marLeft w:val="0"/>
      <w:marRight w:val="0"/>
      <w:marTop w:val="0"/>
      <w:marBottom w:val="0"/>
      <w:divBdr>
        <w:top w:val="none" w:sz="0" w:space="0" w:color="auto"/>
        <w:left w:val="none" w:sz="0" w:space="0" w:color="auto"/>
        <w:bottom w:val="none" w:sz="0" w:space="0" w:color="auto"/>
        <w:right w:val="none" w:sz="0" w:space="0" w:color="auto"/>
      </w:divBdr>
    </w:div>
    <w:div w:id="794376045">
      <w:bodyDiv w:val="1"/>
      <w:marLeft w:val="0"/>
      <w:marRight w:val="0"/>
      <w:marTop w:val="0"/>
      <w:marBottom w:val="0"/>
      <w:divBdr>
        <w:top w:val="none" w:sz="0" w:space="0" w:color="auto"/>
        <w:left w:val="none" w:sz="0" w:space="0" w:color="auto"/>
        <w:bottom w:val="none" w:sz="0" w:space="0" w:color="auto"/>
        <w:right w:val="none" w:sz="0" w:space="0" w:color="auto"/>
      </w:divBdr>
    </w:div>
    <w:div w:id="794445732">
      <w:bodyDiv w:val="1"/>
      <w:marLeft w:val="0"/>
      <w:marRight w:val="0"/>
      <w:marTop w:val="0"/>
      <w:marBottom w:val="0"/>
      <w:divBdr>
        <w:top w:val="none" w:sz="0" w:space="0" w:color="auto"/>
        <w:left w:val="none" w:sz="0" w:space="0" w:color="auto"/>
        <w:bottom w:val="none" w:sz="0" w:space="0" w:color="auto"/>
        <w:right w:val="none" w:sz="0" w:space="0" w:color="auto"/>
      </w:divBdr>
    </w:div>
    <w:div w:id="814496234">
      <w:bodyDiv w:val="1"/>
      <w:marLeft w:val="0"/>
      <w:marRight w:val="0"/>
      <w:marTop w:val="0"/>
      <w:marBottom w:val="0"/>
      <w:divBdr>
        <w:top w:val="none" w:sz="0" w:space="0" w:color="auto"/>
        <w:left w:val="none" w:sz="0" w:space="0" w:color="auto"/>
        <w:bottom w:val="none" w:sz="0" w:space="0" w:color="auto"/>
        <w:right w:val="none" w:sz="0" w:space="0" w:color="auto"/>
      </w:divBdr>
    </w:div>
    <w:div w:id="824395637">
      <w:bodyDiv w:val="1"/>
      <w:marLeft w:val="0"/>
      <w:marRight w:val="0"/>
      <w:marTop w:val="0"/>
      <w:marBottom w:val="0"/>
      <w:divBdr>
        <w:top w:val="none" w:sz="0" w:space="0" w:color="auto"/>
        <w:left w:val="none" w:sz="0" w:space="0" w:color="auto"/>
        <w:bottom w:val="none" w:sz="0" w:space="0" w:color="auto"/>
        <w:right w:val="none" w:sz="0" w:space="0" w:color="auto"/>
      </w:divBdr>
    </w:div>
    <w:div w:id="824443080">
      <w:bodyDiv w:val="1"/>
      <w:marLeft w:val="0"/>
      <w:marRight w:val="0"/>
      <w:marTop w:val="0"/>
      <w:marBottom w:val="0"/>
      <w:divBdr>
        <w:top w:val="none" w:sz="0" w:space="0" w:color="auto"/>
        <w:left w:val="none" w:sz="0" w:space="0" w:color="auto"/>
        <w:bottom w:val="none" w:sz="0" w:space="0" w:color="auto"/>
        <w:right w:val="none" w:sz="0" w:space="0" w:color="auto"/>
      </w:divBdr>
    </w:div>
    <w:div w:id="826365498">
      <w:bodyDiv w:val="1"/>
      <w:marLeft w:val="0"/>
      <w:marRight w:val="0"/>
      <w:marTop w:val="0"/>
      <w:marBottom w:val="0"/>
      <w:divBdr>
        <w:top w:val="none" w:sz="0" w:space="0" w:color="auto"/>
        <w:left w:val="none" w:sz="0" w:space="0" w:color="auto"/>
        <w:bottom w:val="none" w:sz="0" w:space="0" w:color="auto"/>
        <w:right w:val="none" w:sz="0" w:space="0" w:color="auto"/>
      </w:divBdr>
    </w:div>
    <w:div w:id="836966305">
      <w:bodyDiv w:val="1"/>
      <w:marLeft w:val="0"/>
      <w:marRight w:val="0"/>
      <w:marTop w:val="0"/>
      <w:marBottom w:val="0"/>
      <w:divBdr>
        <w:top w:val="none" w:sz="0" w:space="0" w:color="auto"/>
        <w:left w:val="none" w:sz="0" w:space="0" w:color="auto"/>
        <w:bottom w:val="none" w:sz="0" w:space="0" w:color="auto"/>
        <w:right w:val="none" w:sz="0" w:space="0" w:color="auto"/>
      </w:divBdr>
    </w:div>
    <w:div w:id="840702621">
      <w:bodyDiv w:val="1"/>
      <w:marLeft w:val="0"/>
      <w:marRight w:val="0"/>
      <w:marTop w:val="0"/>
      <w:marBottom w:val="0"/>
      <w:divBdr>
        <w:top w:val="none" w:sz="0" w:space="0" w:color="auto"/>
        <w:left w:val="none" w:sz="0" w:space="0" w:color="auto"/>
        <w:bottom w:val="none" w:sz="0" w:space="0" w:color="auto"/>
        <w:right w:val="none" w:sz="0" w:space="0" w:color="auto"/>
      </w:divBdr>
    </w:div>
    <w:div w:id="846600232">
      <w:bodyDiv w:val="1"/>
      <w:marLeft w:val="0"/>
      <w:marRight w:val="0"/>
      <w:marTop w:val="0"/>
      <w:marBottom w:val="0"/>
      <w:divBdr>
        <w:top w:val="none" w:sz="0" w:space="0" w:color="auto"/>
        <w:left w:val="none" w:sz="0" w:space="0" w:color="auto"/>
        <w:bottom w:val="none" w:sz="0" w:space="0" w:color="auto"/>
        <w:right w:val="none" w:sz="0" w:space="0" w:color="auto"/>
      </w:divBdr>
    </w:div>
    <w:div w:id="848983258">
      <w:bodyDiv w:val="1"/>
      <w:marLeft w:val="0"/>
      <w:marRight w:val="0"/>
      <w:marTop w:val="0"/>
      <w:marBottom w:val="0"/>
      <w:divBdr>
        <w:top w:val="none" w:sz="0" w:space="0" w:color="auto"/>
        <w:left w:val="none" w:sz="0" w:space="0" w:color="auto"/>
        <w:bottom w:val="none" w:sz="0" w:space="0" w:color="auto"/>
        <w:right w:val="none" w:sz="0" w:space="0" w:color="auto"/>
      </w:divBdr>
    </w:div>
    <w:div w:id="849023827">
      <w:bodyDiv w:val="1"/>
      <w:marLeft w:val="0"/>
      <w:marRight w:val="0"/>
      <w:marTop w:val="0"/>
      <w:marBottom w:val="0"/>
      <w:divBdr>
        <w:top w:val="none" w:sz="0" w:space="0" w:color="auto"/>
        <w:left w:val="none" w:sz="0" w:space="0" w:color="auto"/>
        <w:bottom w:val="none" w:sz="0" w:space="0" w:color="auto"/>
        <w:right w:val="none" w:sz="0" w:space="0" w:color="auto"/>
      </w:divBdr>
    </w:div>
    <w:div w:id="850725264">
      <w:bodyDiv w:val="1"/>
      <w:marLeft w:val="0"/>
      <w:marRight w:val="0"/>
      <w:marTop w:val="0"/>
      <w:marBottom w:val="0"/>
      <w:divBdr>
        <w:top w:val="none" w:sz="0" w:space="0" w:color="auto"/>
        <w:left w:val="none" w:sz="0" w:space="0" w:color="auto"/>
        <w:bottom w:val="none" w:sz="0" w:space="0" w:color="auto"/>
        <w:right w:val="none" w:sz="0" w:space="0" w:color="auto"/>
      </w:divBdr>
    </w:div>
    <w:div w:id="852037523">
      <w:bodyDiv w:val="1"/>
      <w:marLeft w:val="0"/>
      <w:marRight w:val="0"/>
      <w:marTop w:val="0"/>
      <w:marBottom w:val="0"/>
      <w:divBdr>
        <w:top w:val="none" w:sz="0" w:space="0" w:color="auto"/>
        <w:left w:val="none" w:sz="0" w:space="0" w:color="auto"/>
        <w:bottom w:val="none" w:sz="0" w:space="0" w:color="auto"/>
        <w:right w:val="none" w:sz="0" w:space="0" w:color="auto"/>
      </w:divBdr>
    </w:div>
    <w:div w:id="863785536">
      <w:bodyDiv w:val="1"/>
      <w:marLeft w:val="0"/>
      <w:marRight w:val="0"/>
      <w:marTop w:val="0"/>
      <w:marBottom w:val="0"/>
      <w:divBdr>
        <w:top w:val="none" w:sz="0" w:space="0" w:color="auto"/>
        <w:left w:val="none" w:sz="0" w:space="0" w:color="auto"/>
        <w:bottom w:val="none" w:sz="0" w:space="0" w:color="auto"/>
        <w:right w:val="none" w:sz="0" w:space="0" w:color="auto"/>
      </w:divBdr>
    </w:div>
    <w:div w:id="870385499">
      <w:bodyDiv w:val="1"/>
      <w:marLeft w:val="0"/>
      <w:marRight w:val="0"/>
      <w:marTop w:val="0"/>
      <w:marBottom w:val="0"/>
      <w:divBdr>
        <w:top w:val="none" w:sz="0" w:space="0" w:color="auto"/>
        <w:left w:val="none" w:sz="0" w:space="0" w:color="auto"/>
        <w:bottom w:val="none" w:sz="0" w:space="0" w:color="auto"/>
        <w:right w:val="none" w:sz="0" w:space="0" w:color="auto"/>
      </w:divBdr>
    </w:div>
    <w:div w:id="886258571">
      <w:bodyDiv w:val="1"/>
      <w:marLeft w:val="0"/>
      <w:marRight w:val="0"/>
      <w:marTop w:val="0"/>
      <w:marBottom w:val="0"/>
      <w:divBdr>
        <w:top w:val="none" w:sz="0" w:space="0" w:color="auto"/>
        <w:left w:val="none" w:sz="0" w:space="0" w:color="auto"/>
        <w:bottom w:val="none" w:sz="0" w:space="0" w:color="auto"/>
        <w:right w:val="none" w:sz="0" w:space="0" w:color="auto"/>
      </w:divBdr>
    </w:div>
    <w:div w:id="892617302">
      <w:bodyDiv w:val="1"/>
      <w:marLeft w:val="0"/>
      <w:marRight w:val="0"/>
      <w:marTop w:val="0"/>
      <w:marBottom w:val="0"/>
      <w:divBdr>
        <w:top w:val="none" w:sz="0" w:space="0" w:color="auto"/>
        <w:left w:val="none" w:sz="0" w:space="0" w:color="auto"/>
        <w:bottom w:val="none" w:sz="0" w:space="0" w:color="auto"/>
        <w:right w:val="none" w:sz="0" w:space="0" w:color="auto"/>
      </w:divBdr>
    </w:div>
    <w:div w:id="896940745">
      <w:bodyDiv w:val="1"/>
      <w:marLeft w:val="0"/>
      <w:marRight w:val="0"/>
      <w:marTop w:val="0"/>
      <w:marBottom w:val="0"/>
      <w:divBdr>
        <w:top w:val="none" w:sz="0" w:space="0" w:color="auto"/>
        <w:left w:val="none" w:sz="0" w:space="0" w:color="auto"/>
        <w:bottom w:val="none" w:sz="0" w:space="0" w:color="auto"/>
        <w:right w:val="none" w:sz="0" w:space="0" w:color="auto"/>
      </w:divBdr>
    </w:div>
    <w:div w:id="899294368">
      <w:bodyDiv w:val="1"/>
      <w:marLeft w:val="0"/>
      <w:marRight w:val="0"/>
      <w:marTop w:val="0"/>
      <w:marBottom w:val="0"/>
      <w:divBdr>
        <w:top w:val="none" w:sz="0" w:space="0" w:color="auto"/>
        <w:left w:val="none" w:sz="0" w:space="0" w:color="auto"/>
        <w:bottom w:val="none" w:sz="0" w:space="0" w:color="auto"/>
        <w:right w:val="none" w:sz="0" w:space="0" w:color="auto"/>
      </w:divBdr>
      <w:divsChild>
        <w:div w:id="1271621714">
          <w:marLeft w:val="0"/>
          <w:marRight w:val="0"/>
          <w:marTop w:val="0"/>
          <w:marBottom w:val="0"/>
          <w:divBdr>
            <w:top w:val="none" w:sz="0" w:space="0" w:color="auto"/>
            <w:left w:val="none" w:sz="0" w:space="0" w:color="auto"/>
            <w:bottom w:val="none" w:sz="0" w:space="0" w:color="auto"/>
            <w:right w:val="none" w:sz="0" w:space="0" w:color="auto"/>
          </w:divBdr>
          <w:divsChild>
            <w:div w:id="1206218078">
              <w:marLeft w:val="0"/>
              <w:marRight w:val="0"/>
              <w:marTop w:val="0"/>
              <w:marBottom w:val="0"/>
              <w:divBdr>
                <w:top w:val="none" w:sz="0" w:space="0" w:color="auto"/>
                <w:left w:val="none" w:sz="0" w:space="0" w:color="auto"/>
                <w:bottom w:val="none" w:sz="0" w:space="0" w:color="auto"/>
                <w:right w:val="none" w:sz="0" w:space="0" w:color="auto"/>
              </w:divBdr>
              <w:divsChild>
                <w:div w:id="1247180450">
                  <w:marLeft w:val="0"/>
                  <w:marRight w:val="0"/>
                  <w:marTop w:val="0"/>
                  <w:marBottom w:val="0"/>
                  <w:divBdr>
                    <w:top w:val="none" w:sz="0" w:space="0" w:color="auto"/>
                    <w:left w:val="none" w:sz="0" w:space="0" w:color="auto"/>
                    <w:bottom w:val="none" w:sz="0" w:space="0" w:color="auto"/>
                    <w:right w:val="none" w:sz="0" w:space="0" w:color="auto"/>
                  </w:divBdr>
                  <w:divsChild>
                    <w:div w:id="1378705220">
                      <w:marLeft w:val="0"/>
                      <w:marRight w:val="0"/>
                      <w:marTop w:val="0"/>
                      <w:marBottom w:val="0"/>
                      <w:divBdr>
                        <w:top w:val="none" w:sz="0" w:space="0" w:color="auto"/>
                        <w:left w:val="none" w:sz="0" w:space="0" w:color="auto"/>
                        <w:bottom w:val="none" w:sz="0" w:space="0" w:color="auto"/>
                        <w:right w:val="none" w:sz="0" w:space="0" w:color="auto"/>
                      </w:divBdr>
                      <w:divsChild>
                        <w:div w:id="2107265856">
                          <w:marLeft w:val="0"/>
                          <w:marRight w:val="0"/>
                          <w:marTop w:val="0"/>
                          <w:marBottom w:val="0"/>
                          <w:divBdr>
                            <w:top w:val="none" w:sz="0" w:space="0" w:color="auto"/>
                            <w:left w:val="none" w:sz="0" w:space="0" w:color="auto"/>
                            <w:bottom w:val="none" w:sz="0" w:space="0" w:color="auto"/>
                            <w:right w:val="none" w:sz="0" w:space="0" w:color="auto"/>
                          </w:divBdr>
                          <w:divsChild>
                            <w:div w:id="1232426570">
                              <w:marLeft w:val="0"/>
                              <w:marRight w:val="0"/>
                              <w:marTop w:val="0"/>
                              <w:marBottom w:val="0"/>
                              <w:divBdr>
                                <w:top w:val="none" w:sz="0" w:space="0" w:color="auto"/>
                                <w:left w:val="none" w:sz="0" w:space="0" w:color="auto"/>
                                <w:bottom w:val="none" w:sz="0" w:space="0" w:color="auto"/>
                                <w:right w:val="none" w:sz="0" w:space="0" w:color="auto"/>
                              </w:divBdr>
                              <w:divsChild>
                                <w:div w:id="1050962820">
                                  <w:marLeft w:val="0"/>
                                  <w:marRight w:val="0"/>
                                  <w:marTop w:val="0"/>
                                  <w:marBottom w:val="0"/>
                                  <w:divBdr>
                                    <w:top w:val="none" w:sz="0" w:space="0" w:color="auto"/>
                                    <w:left w:val="none" w:sz="0" w:space="0" w:color="auto"/>
                                    <w:bottom w:val="none" w:sz="0" w:space="0" w:color="auto"/>
                                    <w:right w:val="none" w:sz="0" w:space="0" w:color="auto"/>
                                  </w:divBdr>
                                  <w:divsChild>
                                    <w:div w:id="193385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402314">
      <w:bodyDiv w:val="1"/>
      <w:marLeft w:val="0"/>
      <w:marRight w:val="0"/>
      <w:marTop w:val="0"/>
      <w:marBottom w:val="0"/>
      <w:divBdr>
        <w:top w:val="none" w:sz="0" w:space="0" w:color="auto"/>
        <w:left w:val="none" w:sz="0" w:space="0" w:color="auto"/>
        <w:bottom w:val="none" w:sz="0" w:space="0" w:color="auto"/>
        <w:right w:val="none" w:sz="0" w:space="0" w:color="auto"/>
      </w:divBdr>
    </w:div>
    <w:div w:id="900481462">
      <w:bodyDiv w:val="1"/>
      <w:marLeft w:val="0"/>
      <w:marRight w:val="0"/>
      <w:marTop w:val="0"/>
      <w:marBottom w:val="0"/>
      <w:divBdr>
        <w:top w:val="none" w:sz="0" w:space="0" w:color="auto"/>
        <w:left w:val="none" w:sz="0" w:space="0" w:color="auto"/>
        <w:bottom w:val="none" w:sz="0" w:space="0" w:color="auto"/>
        <w:right w:val="none" w:sz="0" w:space="0" w:color="auto"/>
      </w:divBdr>
    </w:div>
    <w:div w:id="905146437">
      <w:bodyDiv w:val="1"/>
      <w:marLeft w:val="0"/>
      <w:marRight w:val="0"/>
      <w:marTop w:val="0"/>
      <w:marBottom w:val="0"/>
      <w:divBdr>
        <w:top w:val="none" w:sz="0" w:space="0" w:color="auto"/>
        <w:left w:val="none" w:sz="0" w:space="0" w:color="auto"/>
        <w:bottom w:val="none" w:sz="0" w:space="0" w:color="auto"/>
        <w:right w:val="none" w:sz="0" w:space="0" w:color="auto"/>
      </w:divBdr>
    </w:div>
    <w:div w:id="909580046">
      <w:bodyDiv w:val="1"/>
      <w:marLeft w:val="0"/>
      <w:marRight w:val="0"/>
      <w:marTop w:val="0"/>
      <w:marBottom w:val="0"/>
      <w:divBdr>
        <w:top w:val="none" w:sz="0" w:space="0" w:color="auto"/>
        <w:left w:val="none" w:sz="0" w:space="0" w:color="auto"/>
        <w:bottom w:val="none" w:sz="0" w:space="0" w:color="auto"/>
        <w:right w:val="none" w:sz="0" w:space="0" w:color="auto"/>
      </w:divBdr>
    </w:div>
    <w:div w:id="912423897">
      <w:bodyDiv w:val="1"/>
      <w:marLeft w:val="0"/>
      <w:marRight w:val="0"/>
      <w:marTop w:val="0"/>
      <w:marBottom w:val="0"/>
      <w:divBdr>
        <w:top w:val="none" w:sz="0" w:space="0" w:color="auto"/>
        <w:left w:val="none" w:sz="0" w:space="0" w:color="auto"/>
        <w:bottom w:val="none" w:sz="0" w:space="0" w:color="auto"/>
        <w:right w:val="none" w:sz="0" w:space="0" w:color="auto"/>
      </w:divBdr>
    </w:div>
    <w:div w:id="921790249">
      <w:bodyDiv w:val="1"/>
      <w:marLeft w:val="0"/>
      <w:marRight w:val="0"/>
      <w:marTop w:val="0"/>
      <w:marBottom w:val="0"/>
      <w:divBdr>
        <w:top w:val="none" w:sz="0" w:space="0" w:color="auto"/>
        <w:left w:val="none" w:sz="0" w:space="0" w:color="auto"/>
        <w:bottom w:val="none" w:sz="0" w:space="0" w:color="auto"/>
        <w:right w:val="none" w:sz="0" w:space="0" w:color="auto"/>
      </w:divBdr>
    </w:div>
    <w:div w:id="927157703">
      <w:bodyDiv w:val="1"/>
      <w:marLeft w:val="0"/>
      <w:marRight w:val="0"/>
      <w:marTop w:val="0"/>
      <w:marBottom w:val="0"/>
      <w:divBdr>
        <w:top w:val="none" w:sz="0" w:space="0" w:color="auto"/>
        <w:left w:val="none" w:sz="0" w:space="0" w:color="auto"/>
        <w:bottom w:val="none" w:sz="0" w:space="0" w:color="auto"/>
        <w:right w:val="none" w:sz="0" w:space="0" w:color="auto"/>
      </w:divBdr>
    </w:div>
    <w:div w:id="930087323">
      <w:bodyDiv w:val="1"/>
      <w:marLeft w:val="0"/>
      <w:marRight w:val="0"/>
      <w:marTop w:val="0"/>
      <w:marBottom w:val="0"/>
      <w:divBdr>
        <w:top w:val="none" w:sz="0" w:space="0" w:color="auto"/>
        <w:left w:val="none" w:sz="0" w:space="0" w:color="auto"/>
        <w:bottom w:val="none" w:sz="0" w:space="0" w:color="auto"/>
        <w:right w:val="none" w:sz="0" w:space="0" w:color="auto"/>
      </w:divBdr>
    </w:div>
    <w:div w:id="931619913">
      <w:bodyDiv w:val="1"/>
      <w:marLeft w:val="0"/>
      <w:marRight w:val="0"/>
      <w:marTop w:val="0"/>
      <w:marBottom w:val="0"/>
      <w:divBdr>
        <w:top w:val="none" w:sz="0" w:space="0" w:color="auto"/>
        <w:left w:val="none" w:sz="0" w:space="0" w:color="auto"/>
        <w:bottom w:val="none" w:sz="0" w:space="0" w:color="auto"/>
        <w:right w:val="none" w:sz="0" w:space="0" w:color="auto"/>
      </w:divBdr>
    </w:div>
    <w:div w:id="943001397">
      <w:bodyDiv w:val="1"/>
      <w:marLeft w:val="0"/>
      <w:marRight w:val="0"/>
      <w:marTop w:val="0"/>
      <w:marBottom w:val="0"/>
      <w:divBdr>
        <w:top w:val="none" w:sz="0" w:space="0" w:color="auto"/>
        <w:left w:val="none" w:sz="0" w:space="0" w:color="auto"/>
        <w:bottom w:val="none" w:sz="0" w:space="0" w:color="auto"/>
        <w:right w:val="none" w:sz="0" w:space="0" w:color="auto"/>
      </w:divBdr>
    </w:div>
    <w:div w:id="943926460">
      <w:bodyDiv w:val="1"/>
      <w:marLeft w:val="0"/>
      <w:marRight w:val="0"/>
      <w:marTop w:val="0"/>
      <w:marBottom w:val="0"/>
      <w:divBdr>
        <w:top w:val="none" w:sz="0" w:space="0" w:color="auto"/>
        <w:left w:val="none" w:sz="0" w:space="0" w:color="auto"/>
        <w:bottom w:val="none" w:sz="0" w:space="0" w:color="auto"/>
        <w:right w:val="none" w:sz="0" w:space="0" w:color="auto"/>
      </w:divBdr>
    </w:div>
    <w:div w:id="944112242">
      <w:bodyDiv w:val="1"/>
      <w:marLeft w:val="0"/>
      <w:marRight w:val="0"/>
      <w:marTop w:val="0"/>
      <w:marBottom w:val="0"/>
      <w:divBdr>
        <w:top w:val="none" w:sz="0" w:space="0" w:color="auto"/>
        <w:left w:val="none" w:sz="0" w:space="0" w:color="auto"/>
        <w:bottom w:val="none" w:sz="0" w:space="0" w:color="auto"/>
        <w:right w:val="none" w:sz="0" w:space="0" w:color="auto"/>
      </w:divBdr>
    </w:div>
    <w:div w:id="944505294">
      <w:bodyDiv w:val="1"/>
      <w:marLeft w:val="0"/>
      <w:marRight w:val="0"/>
      <w:marTop w:val="0"/>
      <w:marBottom w:val="0"/>
      <w:divBdr>
        <w:top w:val="none" w:sz="0" w:space="0" w:color="auto"/>
        <w:left w:val="none" w:sz="0" w:space="0" w:color="auto"/>
        <w:bottom w:val="none" w:sz="0" w:space="0" w:color="auto"/>
        <w:right w:val="none" w:sz="0" w:space="0" w:color="auto"/>
      </w:divBdr>
    </w:div>
    <w:div w:id="961808763">
      <w:bodyDiv w:val="1"/>
      <w:marLeft w:val="0"/>
      <w:marRight w:val="0"/>
      <w:marTop w:val="0"/>
      <w:marBottom w:val="0"/>
      <w:divBdr>
        <w:top w:val="none" w:sz="0" w:space="0" w:color="auto"/>
        <w:left w:val="none" w:sz="0" w:space="0" w:color="auto"/>
        <w:bottom w:val="none" w:sz="0" w:space="0" w:color="auto"/>
        <w:right w:val="none" w:sz="0" w:space="0" w:color="auto"/>
      </w:divBdr>
    </w:div>
    <w:div w:id="964236229">
      <w:bodyDiv w:val="1"/>
      <w:marLeft w:val="0"/>
      <w:marRight w:val="0"/>
      <w:marTop w:val="0"/>
      <w:marBottom w:val="0"/>
      <w:divBdr>
        <w:top w:val="none" w:sz="0" w:space="0" w:color="auto"/>
        <w:left w:val="none" w:sz="0" w:space="0" w:color="auto"/>
        <w:bottom w:val="none" w:sz="0" w:space="0" w:color="auto"/>
        <w:right w:val="none" w:sz="0" w:space="0" w:color="auto"/>
      </w:divBdr>
    </w:div>
    <w:div w:id="964388893">
      <w:bodyDiv w:val="1"/>
      <w:marLeft w:val="0"/>
      <w:marRight w:val="0"/>
      <w:marTop w:val="0"/>
      <w:marBottom w:val="0"/>
      <w:divBdr>
        <w:top w:val="none" w:sz="0" w:space="0" w:color="auto"/>
        <w:left w:val="none" w:sz="0" w:space="0" w:color="auto"/>
        <w:bottom w:val="none" w:sz="0" w:space="0" w:color="auto"/>
        <w:right w:val="none" w:sz="0" w:space="0" w:color="auto"/>
      </w:divBdr>
    </w:div>
    <w:div w:id="969093056">
      <w:bodyDiv w:val="1"/>
      <w:marLeft w:val="0"/>
      <w:marRight w:val="0"/>
      <w:marTop w:val="0"/>
      <w:marBottom w:val="0"/>
      <w:divBdr>
        <w:top w:val="none" w:sz="0" w:space="0" w:color="auto"/>
        <w:left w:val="none" w:sz="0" w:space="0" w:color="auto"/>
        <w:bottom w:val="none" w:sz="0" w:space="0" w:color="auto"/>
        <w:right w:val="none" w:sz="0" w:space="0" w:color="auto"/>
      </w:divBdr>
    </w:div>
    <w:div w:id="972639957">
      <w:bodyDiv w:val="1"/>
      <w:marLeft w:val="0"/>
      <w:marRight w:val="0"/>
      <w:marTop w:val="0"/>
      <w:marBottom w:val="0"/>
      <w:divBdr>
        <w:top w:val="none" w:sz="0" w:space="0" w:color="auto"/>
        <w:left w:val="none" w:sz="0" w:space="0" w:color="auto"/>
        <w:bottom w:val="none" w:sz="0" w:space="0" w:color="auto"/>
        <w:right w:val="none" w:sz="0" w:space="0" w:color="auto"/>
      </w:divBdr>
    </w:div>
    <w:div w:id="974067306">
      <w:bodyDiv w:val="1"/>
      <w:marLeft w:val="0"/>
      <w:marRight w:val="0"/>
      <w:marTop w:val="0"/>
      <w:marBottom w:val="0"/>
      <w:divBdr>
        <w:top w:val="none" w:sz="0" w:space="0" w:color="auto"/>
        <w:left w:val="none" w:sz="0" w:space="0" w:color="auto"/>
        <w:bottom w:val="none" w:sz="0" w:space="0" w:color="auto"/>
        <w:right w:val="none" w:sz="0" w:space="0" w:color="auto"/>
      </w:divBdr>
    </w:div>
    <w:div w:id="978387987">
      <w:bodyDiv w:val="1"/>
      <w:marLeft w:val="0"/>
      <w:marRight w:val="0"/>
      <w:marTop w:val="0"/>
      <w:marBottom w:val="0"/>
      <w:divBdr>
        <w:top w:val="none" w:sz="0" w:space="0" w:color="auto"/>
        <w:left w:val="none" w:sz="0" w:space="0" w:color="auto"/>
        <w:bottom w:val="none" w:sz="0" w:space="0" w:color="auto"/>
        <w:right w:val="none" w:sz="0" w:space="0" w:color="auto"/>
      </w:divBdr>
    </w:div>
    <w:div w:id="979042780">
      <w:bodyDiv w:val="1"/>
      <w:marLeft w:val="0"/>
      <w:marRight w:val="0"/>
      <w:marTop w:val="0"/>
      <w:marBottom w:val="0"/>
      <w:divBdr>
        <w:top w:val="none" w:sz="0" w:space="0" w:color="auto"/>
        <w:left w:val="none" w:sz="0" w:space="0" w:color="auto"/>
        <w:bottom w:val="none" w:sz="0" w:space="0" w:color="auto"/>
        <w:right w:val="none" w:sz="0" w:space="0" w:color="auto"/>
      </w:divBdr>
    </w:div>
    <w:div w:id="980691201">
      <w:bodyDiv w:val="1"/>
      <w:marLeft w:val="0"/>
      <w:marRight w:val="0"/>
      <w:marTop w:val="0"/>
      <w:marBottom w:val="0"/>
      <w:divBdr>
        <w:top w:val="none" w:sz="0" w:space="0" w:color="auto"/>
        <w:left w:val="none" w:sz="0" w:space="0" w:color="auto"/>
        <w:bottom w:val="none" w:sz="0" w:space="0" w:color="auto"/>
        <w:right w:val="none" w:sz="0" w:space="0" w:color="auto"/>
      </w:divBdr>
    </w:div>
    <w:div w:id="982269058">
      <w:bodyDiv w:val="1"/>
      <w:marLeft w:val="0"/>
      <w:marRight w:val="0"/>
      <w:marTop w:val="0"/>
      <w:marBottom w:val="0"/>
      <w:divBdr>
        <w:top w:val="none" w:sz="0" w:space="0" w:color="auto"/>
        <w:left w:val="none" w:sz="0" w:space="0" w:color="auto"/>
        <w:bottom w:val="none" w:sz="0" w:space="0" w:color="auto"/>
        <w:right w:val="none" w:sz="0" w:space="0" w:color="auto"/>
      </w:divBdr>
    </w:div>
    <w:div w:id="986513884">
      <w:bodyDiv w:val="1"/>
      <w:marLeft w:val="0"/>
      <w:marRight w:val="0"/>
      <w:marTop w:val="0"/>
      <w:marBottom w:val="0"/>
      <w:divBdr>
        <w:top w:val="none" w:sz="0" w:space="0" w:color="auto"/>
        <w:left w:val="none" w:sz="0" w:space="0" w:color="auto"/>
        <w:bottom w:val="none" w:sz="0" w:space="0" w:color="auto"/>
        <w:right w:val="none" w:sz="0" w:space="0" w:color="auto"/>
      </w:divBdr>
    </w:div>
    <w:div w:id="987250029">
      <w:bodyDiv w:val="1"/>
      <w:marLeft w:val="0"/>
      <w:marRight w:val="0"/>
      <w:marTop w:val="0"/>
      <w:marBottom w:val="0"/>
      <w:divBdr>
        <w:top w:val="none" w:sz="0" w:space="0" w:color="auto"/>
        <w:left w:val="none" w:sz="0" w:space="0" w:color="auto"/>
        <w:bottom w:val="none" w:sz="0" w:space="0" w:color="auto"/>
        <w:right w:val="none" w:sz="0" w:space="0" w:color="auto"/>
      </w:divBdr>
    </w:div>
    <w:div w:id="1004942725">
      <w:bodyDiv w:val="1"/>
      <w:marLeft w:val="0"/>
      <w:marRight w:val="0"/>
      <w:marTop w:val="0"/>
      <w:marBottom w:val="0"/>
      <w:divBdr>
        <w:top w:val="none" w:sz="0" w:space="0" w:color="auto"/>
        <w:left w:val="none" w:sz="0" w:space="0" w:color="auto"/>
        <w:bottom w:val="none" w:sz="0" w:space="0" w:color="auto"/>
        <w:right w:val="none" w:sz="0" w:space="0" w:color="auto"/>
      </w:divBdr>
    </w:div>
    <w:div w:id="1009677513">
      <w:bodyDiv w:val="1"/>
      <w:marLeft w:val="0"/>
      <w:marRight w:val="0"/>
      <w:marTop w:val="0"/>
      <w:marBottom w:val="0"/>
      <w:divBdr>
        <w:top w:val="none" w:sz="0" w:space="0" w:color="auto"/>
        <w:left w:val="none" w:sz="0" w:space="0" w:color="auto"/>
        <w:bottom w:val="none" w:sz="0" w:space="0" w:color="auto"/>
        <w:right w:val="none" w:sz="0" w:space="0" w:color="auto"/>
      </w:divBdr>
    </w:div>
    <w:div w:id="1010377012">
      <w:bodyDiv w:val="1"/>
      <w:marLeft w:val="0"/>
      <w:marRight w:val="0"/>
      <w:marTop w:val="0"/>
      <w:marBottom w:val="0"/>
      <w:divBdr>
        <w:top w:val="none" w:sz="0" w:space="0" w:color="auto"/>
        <w:left w:val="none" w:sz="0" w:space="0" w:color="auto"/>
        <w:bottom w:val="none" w:sz="0" w:space="0" w:color="auto"/>
        <w:right w:val="none" w:sz="0" w:space="0" w:color="auto"/>
      </w:divBdr>
    </w:div>
    <w:div w:id="1014529318">
      <w:bodyDiv w:val="1"/>
      <w:marLeft w:val="0"/>
      <w:marRight w:val="0"/>
      <w:marTop w:val="0"/>
      <w:marBottom w:val="0"/>
      <w:divBdr>
        <w:top w:val="none" w:sz="0" w:space="0" w:color="auto"/>
        <w:left w:val="none" w:sz="0" w:space="0" w:color="auto"/>
        <w:bottom w:val="none" w:sz="0" w:space="0" w:color="auto"/>
        <w:right w:val="none" w:sz="0" w:space="0" w:color="auto"/>
      </w:divBdr>
    </w:div>
    <w:div w:id="1041511832">
      <w:bodyDiv w:val="1"/>
      <w:marLeft w:val="0"/>
      <w:marRight w:val="0"/>
      <w:marTop w:val="0"/>
      <w:marBottom w:val="0"/>
      <w:divBdr>
        <w:top w:val="none" w:sz="0" w:space="0" w:color="auto"/>
        <w:left w:val="none" w:sz="0" w:space="0" w:color="auto"/>
        <w:bottom w:val="none" w:sz="0" w:space="0" w:color="auto"/>
        <w:right w:val="none" w:sz="0" w:space="0" w:color="auto"/>
      </w:divBdr>
    </w:div>
    <w:div w:id="1045910605">
      <w:bodyDiv w:val="1"/>
      <w:marLeft w:val="0"/>
      <w:marRight w:val="0"/>
      <w:marTop w:val="0"/>
      <w:marBottom w:val="0"/>
      <w:divBdr>
        <w:top w:val="none" w:sz="0" w:space="0" w:color="auto"/>
        <w:left w:val="none" w:sz="0" w:space="0" w:color="auto"/>
        <w:bottom w:val="none" w:sz="0" w:space="0" w:color="auto"/>
        <w:right w:val="none" w:sz="0" w:space="0" w:color="auto"/>
      </w:divBdr>
    </w:div>
    <w:div w:id="1047921714">
      <w:bodyDiv w:val="1"/>
      <w:marLeft w:val="0"/>
      <w:marRight w:val="0"/>
      <w:marTop w:val="0"/>
      <w:marBottom w:val="0"/>
      <w:divBdr>
        <w:top w:val="none" w:sz="0" w:space="0" w:color="auto"/>
        <w:left w:val="none" w:sz="0" w:space="0" w:color="auto"/>
        <w:bottom w:val="none" w:sz="0" w:space="0" w:color="auto"/>
        <w:right w:val="none" w:sz="0" w:space="0" w:color="auto"/>
      </w:divBdr>
    </w:div>
    <w:div w:id="1053970279">
      <w:bodyDiv w:val="1"/>
      <w:marLeft w:val="0"/>
      <w:marRight w:val="0"/>
      <w:marTop w:val="0"/>
      <w:marBottom w:val="0"/>
      <w:divBdr>
        <w:top w:val="none" w:sz="0" w:space="0" w:color="auto"/>
        <w:left w:val="none" w:sz="0" w:space="0" w:color="auto"/>
        <w:bottom w:val="none" w:sz="0" w:space="0" w:color="auto"/>
        <w:right w:val="none" w:sz="0" w:space="0" w:color="auto"/>
      </w:divBdr>
    </w:div>
    <w:div w:id="1055735004">
      <w:bodyDiv w:val="1"/>
      <w:marLeft w:val="0"/>
      <w:marRight w:val="0"/>
      <w:marTop w:val="0"/>
      <w:marBottom w:val="0"/>
      <w:divBdr>
        <w:top w:val="none" w:sz="0" w:space="0" w:color="auto"/>
        <w:left w:val="none" w:sz="0" w:space="0" w:color="auto"/>
        <w:bottom w:val="none" w:sz="0" w:space="0" w:color="auto"/>
        <w:right w:val="none" w:sz="0" w:space="0" w:color="auto"/>
      </w:divBdr>
    </w:div>
    <w:div w:id="1065033592">
      <w:bodyDiv w:val="1"/>
      <w:marLeft w:val="0"/>
      <w:marRight w:val="0"/>
      <w:marTop w:val="0"/>
      <w:marBottom w:val="0"/>
      <w:divBdr>
        <w:top w:val="none" w:sz="0" w:space="0" w:color="auto"/>
        <w:left w:val="none" w:sz="0" w:space="0" w:color="auto"/>
        <w:bottom w:val="none" w:sz="0" w:space="0" w:color="auto"/>
        <w:right w:val="none" w:sz="0" w:space="0" w:color="auto"/>
      </w:divBdr>
    </w:div>
    <w:div w:id="1066031680">
      <w:bodyDiv w:val="1"/>
      <w:marLeft w:val="0"/>
      <w:marRight w:val="0"/>
      <w:marTop w:val="0"/>
      <w:marBottom w:val="0"/>
      <w:divBdr>
        <w:top w:val="none" w:sz="0" w:space="0" w:color="auto"/>
        <w:left w:val="none" w:sz="0" w:space="0" w:color="auto"/>
        <w:bottom w:val="none" w:sz="0" w:space="0" w:color="auto"/>
        <w:right w:val="none" w:sz="0" w:space="0" w:color="auto"/>
      </w:divBdr>
    </w:div>
    <w:div w:id="1070497380">
      <w:bodyDiv w:val="1"/>
      <w:marLeft w:val="0"/>
      <w:marRight w:val="0"/>
      <w:marTop w:val="0"/>
      <w:marBottom w:val="0"/>
      <w:divBdr>
        <w:top w:val="none" w:sz="0" w:space="0" w:color="auto"/>
        <w:left w:val="none" w:sz="0" w:space="0" w:color="auto"/>
        <w:bottom w:val="none" w:sz="0" w:space="0" w:color="auto"/>
        <w:right w:val="none" w:sz="0" w:space="0" w:color="auto"/>
      </w:divBdr>
    </w:div>
    <w:div w:id="1073240858">
      <w:bodyDiv w:val="1"/>
      <w:marLeft w:val="0"/>
      <w:marRight w:val="0"/>
      <w:marTop w:val="0"/>
      <w:marBottom w:val="0"/>
      <w:divBdr>
        <w:top w:val="none" w:sz="0" w:space="0" w:color="auto"/>
        <w:left w:val="none" w:sz="0" w:space="0" w:color="auto"/>
        <w:bottom w:val="none" w:sz="0" w:space="0" w:color="auto"/>
        <w:right w:val="none" w:sz="0" w:space="0" w:color="auto"/>
      </w:divBdr>
    </w:div>
    <w:div w:id="1095831556">
      <w:bodyDiv w:val="1"/>
      <w:marLeft w:val="0"/>
      <w:marRight w:val="0"/>
      <w:marTop w:val="0"/>
      <w:marBottom w:val="0"/>
      <w:divBdr>
        <w:top w:val="none" w:sz="0" w:space="0" w:color="auto"/>
        <w:left w:val="none" w:sz="0" w:space="0" w:color="auto"/>
        <w:bottom w:val="none" w:sz="0" w:space="0" w:color="auto"/>
        <w:right w:val="none" w:sz="0" w:space="0" w:color="auto"/>
      </w:divBdr>
    </w:div>
    <w:div w:id="1109159138">
      <w:bodyDiv w:val="1"/>
      <w:marLeft w:val="0"/>
      <w:marRight w:val="0"/>
      <w:marTop w:val="0"/>
      <w:marBottom w:val="0"/>
      <w:divBdr>
        <w:top w:val="none" w:sz="0" w:space="0" w:color="auto"/>
        <w:left w:val="none" w:sz="0" w:space="0" w:color="auto"/>
        <w:bottom w:val="none" w:sz="0" w:space="0" w:color="auto"/>
        <w:right w:val="none" w:sz="0" w:space="0" w:color="auto"/>
      </w:divBdr>
    </w:div>
    <w:div w:id="1124467177">
      <w:bodyDiv w:val="1"/>
      <w:marLeft w:val="0"/>
      <w:marRight w:val="0"/>
      <w:marTop w:val="0"/>
      <w:marBottom w:val="0"/>
      <w:divBdr>
        <w:top w:val="none" w:sz="0" w:space="0" w:color="auto"/>
        <w:left w:val="none" w:sz="0" w:space="0" w:color="auto"/>
        <w:bottom w:val="none" w:sz="0" w:space="0" w:color="auto"/>
        <w:right w:val="none" w:sz="0" w:space="0" w:color="auto"/>
      </w:divBdr>
    </w:div>
    <w:div w:id="1127579468">
      <w:bodyDiv w:val="1"/>
      <w:marLeft w:val="0"/>
      <w:marRight w:val="0"/>
      <w:marTop w:val="0"/>
      <w:marBottom w:val="0"/>
      <w:divBdr>
        <w:top w:val="none" w:sz="0" w:space="0" w:color="auto"/>
        <w:left w:val="none" w:sz="0" w:space="0" w:color="auto"/>
        <w:bottom w:val="none" w:sz="0" w:space="0" w:color="auto"/>
        <w:right w:val="none" w:sz="0" w:space="0" w:color="auto"/>
      </w:divBdr>
    </w:div>
    <w:div w:id="1128016226">
      <w:bodyDiv w:val="1"/>
      <w:marLeft w:val="0"/>
      <w:marRight w:val="0"/>
      <w:marTop w:val="0"/>
      <w:marBottom w:val="0"/>
      <w:divBdr>
        <w:top w:val="none" w:sz="0" w:space="0" w:color="auto"/>
        <w:left w:val="none" w:sz="0" w:space="0" w:color="auto"/>
        <w:bottom w:val="none" w:sz="0" w:space="0" w:color="auto"/>
        <w:right w:val="none" w:sz="0" w:space="0" w:color="auto"/>
      </w:divBdr>
    </w:div>
    <w:div w:id="1130249512">
      <w:bodyDiv w:val="1"/>
      <w:marLeft w:val="0"/>
      <w:marRight w:val="0"/>
      <w:marTop w:val="0"/>
      <w:marBottom w:val="0"/>
      <w:divBdr>
        <w:top w:val="none" w:sz="0" w:space="0" w:color="auto"/>
        <w:left w:val="none" w:sz="0" w:space="0" w:color="auto"/>
        <w:bottom w:val="none" w:sz="0" w:space="0" w:color="auto"/>
        <w:right w:val="none" w:sz="0" w:space="0" w:color="auto"/>
      </w:divBdr>
    </w:div>
    <w:div w:id="1133713114">
      <w:bodyDiv w:val="1"/>
      <w:marLeft w:val="0"/>
      <w:marRight w:val="0"/>
      <w:marTop w:val="0"/>
      <w:marBottom w:val="0"/>
      <w:divBdr>
        <w:top w:val="none" w:sz="0" w:space="0" w:color="auto"/>
        <w:left w:val="none" w:sz="0" w:space="0" w:color="auto"/>
        <w:bottom w:val="none" w:sz="0" w:space="0" w:color="auto"/>
        <w:right w:val="none" w:sz="0" w:space="0" w:color="auto"/>
      </w:divBdr>
    </w:div>
    <w:div w:id="1144783229">
      <w:bodyDiv w:val="1"/>
      <w:marLeft w:val="0"/>
      <w:marRight w:val="0"/>
      <w:marTop w:val="0"/>
      <w:marBottom w:val="0"/>
      <w:divBdr>
        <w:top w:val="none" w:sz="0" w:space="0" w:color="auto"/>
        <w:left w:val="none" w:sz="0" w:space="0" w:color="auto"/>
        <w:bottom w:val="none" w:sz="0" w:space="0" w:color="auto"/>
        <w:right w:val="none" w:sz="0" w:space="0" w:color="auto"/>
      </w:divBdr>
    </w:div>
    <w:div w:id="1150293043">
      <w:bodyDiv w:val="1"/>
      <w:marLeft w:val="0"/>
      <w:marRight w:val="0"/>
      <w:marTop w:val="0"/>
      <w:marBottom w:val="0"/>
      <w:divBdr>
        <w:top w:val="none" w:sz="0" w:space="0" w:color="auto"/>
        <w:left w:val="none" w:sz="0" w:space="0" w:color="auto"/>
        <w:bottom w:val="none" w:sz="0" w:space="0" w:color="auto"/>
        <w:right w:val="none" w:sz="0" w:space="0" w:color="auto"/>
      </w:divBdr>
    </w:div>
    <w:div w:id="1153109553">
      <w:bodyDiv w:val="1"/>
      <w:marLeft w:val="0"/>
      <w:marRight w:val="0"/>
      <w:marTop w:val="0"/>
      <w:marBottom w:val="0"/>
      <w:divBdr>
        <w:top w:val="none" w:sz="0" w:space="0" w:color="auto"/>
        <w:left w:val="none" w:sz="0" w:space="0" w:color="auto"/>
        <w:bottom w:val="none" w:sz="0" w:space="0" w:color="auto"/>
        <w:right w:val="none" w:sz="0" w:space="0" w:color="auto"/>
      </w:divBdr>
    </w:div>
    <w:div w:id="1167984808">
      <w:bodyDiv w:val="1"/>
      <w:marLeft w:val="0"/>
      <w:marRight w:val="0"/>
      <w:marTop w:val="0"/>
      <w:marBottom w:val="0"/>
      <w:divBdr>
        <w:top w:val="none" w:sz="0" w:space="0" w:color="auto"/>
        <w:left w:val="none" w:sz="0" w:space="0" w:color="auto"/>
        <w:bottom w:val="none" w:sz="0" w:space="0" w:color="auto"/>
        <w:right w:val="none" w:sz="0" w:space="0" w:color="auto"/>
      </w:divBdr>
    </w:div>
    <w:div w:id="1169439718">
      <w:bodyDiv w:val="1"/>
      <w:marLeft w:val="0"/>
      <w:marRight w:val="0"/>
      <w:marTop w:val="0"/>
      <w:marBottom w:val="0"/>
      <w:divBdr>
        <w:top w:val="none" w:sz="0" w:space="0" w:color="auto"/>
        <w:left w:val="none" w:sz="0" w:space="0" w:color="auto"/>
        <w:bottom w:val="none" w:sz="0" w:space="0" w:color="auto"/>
        <w:right w:val="none" w:sz="0" w:space="0" w:color="auto"/>
      </w:divBdr>
    </w:div>
    <w:div w:id="1193877740">
      <w:bodyDiv w:val="1"/>
      <w:marLeft w:val="0"/>
      <w:marRight w:val="0"/>
      <w:marTop w:val="0"/>
      <w:marBottom w:val="0"/>
      <w:divBdr>
        <w:top w:val="none" w:sz="0" w:space="0" w:color="auto"/>
        <w:left w:val="none" w:sz="0" w:space="0" w:color="auto"/>
        <w:bottom w:val="none" w:sz="0" w:space="0" w:color="auto"/>
        <w:right w:val="none" w:sz="0" w:space="0" w:color="auto"/>
      </w:divBdr>
    </w:div>
    <w:div w:id="1197423092">
      <w:bodyDiv w:val="1"/>
      <w:marLeft w:val="0"/>
      <w:marRight w:val="0"/>
      <w:marTop w:val="0"/>
      <w:marBottom w:val="0"/>
      <w:divBdr>
        <w:top w:val="none" w:sz="0" w:space="0" w:color="auto"/>
        <w:left w:val="none" w:sz="0" w:space="0" w:color="auto"/>
        <w:bottom w:val="none" w:sz="0" w:space="0" w:color="auto"/>
        <w:right w:val="none" w:sz="0" w:space="0" w:color="auto"/>
      </w:divBdr>
    </w:div>
    <w:div w:id="1201821014">
      <w:bodyDiv w:val="1"/>
      <w:marLeft w:val="0"/>
      <w:marRight w:val="0"/>
      <w:marTop w:val="0"/>
      <w:marBottom w:val="0"/>
      <w:divBdr>
        <w:top w:val="none" w:sz="0" w:space="0" w:color="auto"/>
        <w:left w:val="none" w:sz="0" w:space="0" w:color="auto"/>
        <w:bottom w:val="none" w:sz="0" w:space="0" w:color="auto"/>
        <w:right w:val="none" w:sz="0" w:space="0" w:color="auto"/>
      </w:divBdr>
    </w:div>
    <w:div w:id="1209609441">
      <w:bodyDiv w:val="1"/>
      <w:marLeft w:val="0"/>
      <w:marRight w:val="0"/>
      <w:marTop w:val="0"/>
      <w:marBottom w:val="0"/>
      <w:divBdr>
        <w:top w:val="none" w:sz="0" w:space="0" w:color="auto"/>
        <w:left w:val="none" w:sz="0" w:space="0" w:color="auto"/>
        <w:bottom w:val="none" w:sz="0" w:space="0" w:color="auto"/>
        <w:right w:val="none" w:sz="0" w:space="0" w:color="auto"/>
      </w:divBdr>
    </w:div>
    <w:div w:id="1210456954">
      <w:bodyDiv w:val="1"/>
      <w:marLeft w:val="0"/>
      <w:marRight w:val="0"/>
      <w:marTop w:val="0"/>
      <w:marBottom w:val="0"/>
      <w:divBdr>
        <w:top w:val="none" w:sz="0" w:space="0" w:color="auto"/>
        <w:left w:val="none" w:sz="0" w:space="0" w:color="auto"/>
        <w:bottom w:val="none" w:sz="0" w:space="0" w:color="auto"/>
        <w:right w:val="none" w:sz="0" w:space="0" w:color="auto"/>
      </w:divBdr>
    </w:div>
    <w:div w:id="1211726176">
      <w:bodyDiv w:val="1"/>
      <w:marLeft w:val="0"/>
      <w:marRight w:val="0"/>
      <w:marTop w:val="0"/>
      <w:marBottom w:val="0"/>
      <w:divBdr>
        <w:top w:val="none" w:sz="0" w:space="0" w:color="auto"/>
        <w:left w:val="none" w:sz="0" w:space="0" w:color="auto"/>
        <w:bottom w:val="none" w:sz="0" w:space="0" w:color="auto"/>
        <w:right w:val="none" w:sz="0" w:space="0" w:color="auto"/>
      </w:divBdr>
    </w:div>
    <w:div w:id="1217082497">
      <w:bodyDiv w:val="1"/>
      <w:marLeft w:val="0"/>
      <w:marRight w:val="0"/>
      <w:marTop w:val="0"/>
      <w:marBottom w:val="0"/>
      <w:divBdr>
        <w:top w:val="none" w:sz="0" w:space="0" w:color="auto"/>
        <w:left w:val="none" w:sz="0" w:space="0" w:color="auto"/>
        <w:bottom w:val="none" w:sz="0" w:space="0" w:color="auto"/>
        <w:right w:val="none" w:sz="0" w:space="0" w:color="auto"/>
      </w:divBdr>
    </w:div>
    <w:div w:id="1220282511">
      <w:bodyDiv w:val="1"/>
      <w:marLeft w:val="0"/>
      <w:marRight w:val="0"/>
      <w:marTop w:val="0"/>
      <w:marBottom w:val="0"/>
      <w:divBdr>
        <w:top w:val="none" w:sz="0" w:space="0" w:color="auto"/>
        <w:left w:val="none" w:sz="0" w:space="0" w:color="auto"/>
        <w:bottom w:val="none" w:sz="0" w:space="0" w:color="auto"/>
        <w:right w:val="none" w:sz="0" w:space="0" w:color="auto"/>
      </w:divBdr>
    </w:div>
    <w:div w:id="1224411615">
      <w:bodyDiv w:val="1"/>
      <w:marLeft w:val="0"/>
      <w:marRight w:val="0"/>
      <w:marTop w:val="0"/>
      <w:marBottom w:val="0"/>
      <w:divBdr>
        <w:top w:val="none" w:sz="0" w:space="0" w:color="auto"/>
        <w:left w:val="none" w:sz="0" w:space="0" w:color="auto"/>
        <w:bottom w:val="none" w:sz="0" w:space="0" w:color="auto"/>
        <w:right w:val="none" w:sz="0" w:space="0" w:color="auto"/>
      </w:divBdr>
    </w:div>
    <w:div w:id="1226529213">
      <w:bodyDiv w:val="1"/>
      <w:marLeft w:val="0"/>
      <w:marRight w:val="0"/>
      <w:marTop w:val="0"/>
      <w:marBottom w:val="0"/>
      <w:divBdr>
        <w:top w:val="none" w:sz="0" w:space="0" w:color="auto"/>
        <w:left w:val="none" w:sz="0" w:space="0" w:color="auto"/>
        <w:bottom w:val="none" w:sz="0" w:space="0" w:color="auto"/>
        <w:right w:val="none" w:sz="0" w:space="0" w:color="auto"/>
      </w:divBdr>
    </w:div>
    <w:div w:id="1236354222">
      <w:bodyDiv w:val="1"/>
      <w:marLeft w:val="0"/>
      <w:marRight w:val="0"/>
      <w:marTop w:val="0"/>
      <w:marBottom w:val="0"/>
      <w:divBdr>
        <w:top w:val="none" w:sz="0" w:space="0" w:color="auto"/>
        <w:left w:val="none" w:sz="0" w:space="0" w:color="auto"/>
        <w:bottom w:val="none" w:sz="0" w:space="0" w:color="auto"/>
        <w:right w:val="none" w:sz="0" w:space="0" w:color="auto"/>
      </w:divBdr>
    </w:div>
    <w:div w:id="1238248334">
      <w:bodyDiv w:val="1"/>
      <w:marLeft w:val="0"/>
      <w:marRight w:val="0"/>
      <w:marTop w:val="0"/>
      <w:marBottom w:val="0"/>
      <w:divBdr>
        <w:top w:val="none" w:sz="0" w:space="0" w:color="auto"/>
        <w:left w:val="none" w:sz="0" w:space="0" w:color="auto"/>
        <w:bottom w:val="none" w:sz="0" w:space="0" w:color="auto"/>
        <w:right w:val="none" w:sz="0" w:space="0" w:color="auto"/>
      </w:divBdr>
    </w:div>
    <w:div w:id="1239709147">
      <w:bodyDiv w:val="1"/>
      <w:marLeft w:val="0"/>
      <w:marRight w:val="0"/>
      <w:marTop w:val="0"/>
      <w:marBottom w:val="0"/>
      <w:divBdr>
        <w:top w:val="none" w:sz="0" w:space="0" w:color="auto"/>
        <w:left w:val="none" w:sz="0" w:space="0" w:color="auto"/>
        <w:bottom w:val="none" w:sz="0" w:space="0" w:color="auto"/>
        <w:right w:val="none" w:sz="0" w:space="0" w:color="auto"/>
      </w:divBdr>
    </w:div>
    <w:div w:id="1242445279">
      <w:bodyDiv w:val="1"/>
      <w:marLeft w:val="0"/>
      <w:marRight w:val="0"/>
      <w:marTop w:val="0"/>
      <w:marBottom w:val="0"/>
      <w:divBdr>
        <w:top w:val="none" w:sz="0" w:space="0" w:color="auto"/>
        <w:left w:val="none" w:sz="0" w:space="0" w:color="auto"/>
        <w:bottom w:val="none" w:sz="0" w:space="0" w:color="auto"/>
        <w:right w:val="none" w:sz="0" w:space="0" w:color="auto"/>
      </w:divBdr>
    </w:div>
    <w:div w:id="1243443286">
      <w:bodyDiv w:val="1"/>
      <w:marLeft w:val="0"/>
      <w:marRight w:val="0"/>
      <w:marTop w:val="0"/>
      <w:marBottom w:val="0"/>
      <w:divBdr>
        <w:top w:val="none" w:sz="0" w:space="0" w:color="auto"/>
        <w:left w:val="none" w:sz="0" w:space="0" w:color="auto"/>
        <w:bottom w:val="none" w:sz="0" w:space="0" w:color="auto"/>
        <w:right w:val="none" w:sz="0" w:space="0" w:color="auto"/>
      </w:divBdr>
    </w:div>
    <w:div w:id="1254047883">
      <w:bodyDiv w:val="1"/>
      <w:marLeft w:val="0"/>
      <w:marRight w:val="0"/>
      <w:marTop w:val="0"/>
      <w:marBottom w:val="0"/>
      <w:divBdr>
        <w:top w:val="none" w:sz="0" w:space="0" w:color="auto"/>
        <w:left w:val="none" w:sz="0" w:space="0" w:color="auto"/>
        <w:bottom w:val="none" w:sz="0" w:space="0" w:color="auto"/>
        <w:right w:val="none" w:sz="0" w:space="0" w:color="auto"/>
      </w:divBdr>
    </w:div>
    <w:div w:id="1280257112">
      <w:bodyDiv w:val="1"/>
      <w:marLeft w:val="0"/>
      <w:marRight w:val="0"/>
      <w:marTop w:val="0"/>
      <w:marBottom w:val="0"/>
      <w:divBdr>
        <w:top w:val="none" w:sz="0" w:space="0" w:color="auto"/>
        <w:left w:val="none" w:sz="0" w:space="0" w:color="auto"/>
        <w:bottom w:val="none" w:sz="0" w:space="0" w:color="auto"/>
        <w:right w:val="none" w:sz="0" w:space="0" w:color="auto"/>
      </w:divBdr>
    </w:div>
    <w:div w:id="1281841087">
      <w:bodyDiv w:val="1"/>
      <w:marLeft w:val="0"/>
      <w:marRight w:val="0"/>
      <w:marTop w:val="0"/>
      <w:marBottom w:val="0"/>
      <w:divBdr>
        <w:top w:val="none" w:sz="0" w:space="0" w:color="auto"/>
        <w:left w:val="none" w:sz="0" w:space="0" w:color="auto"/>
        <w:bottom w:val="none" w:sz="0" w:space="0" w:color="auto"/>
        <w:right w:val="none" w:sz="0" w:space="0" w:color="auto"/>
      </w:divBdr>
    </w:div>
    <w:div w:id="1283226390">
      <w:bodyDiv w:val="1"/>
      <w:marLeft w:val="0"/>
      <w:marRight w:val="0"/>
      <w:marTop w:val="0"/>
      <w:marBottom w:val="0"/>
      <w:divBdr>
        <w:top w:val="none" w:sz="0" w:space="0" w:color="auto"/>
        <w:left w:val="none" w:sz="0" w:space="0" w:color="auto"/>
        <w:bottom w:val="none" w:sz="0" w:space="0" w:color="auto"/>
        <w:right w:val="none" w:sz="0" w:space="0" w:color="auto"/>
      </w:divBdr>
    </w:div>
    <w:div w:id="1291746769">
      <w:bodyDiv w:val="1"/>
      <w:marLeft w:val="0"/>
      <w:marRight w:val="0"/>
      <w:marTop w:val="0"/>
      <w:marBottom w:val="0"/>
      <w:divBdr>
        <w:top w:val="none" w:sz="0" w:space="0" w:color="auto"/>
        <w:left w:val="none" w:sz="0" w:space="0" w:color="auto"/>
        <w:bottom w:val="none" w:sz="0" w:space="0" w:color="auto"/>
        <w:right w:val="none" w:sz="0" w:space="0" w:color="auto"/>
      </w:divBdr>
    </w:div>
    <w:div w:id="1293173336">
      <w:bodyDiv w:val="1"/>
      <w:marLeft w:val="0"/>
      <w:marRight w:val="0"/>
      <w:marTop w:val="0"/>
      <w:marBottom w:val="0"/>
      <w:divBdr>
        <w:top w:val="none" w:sz="0" w:space="0" w:color="auto"/>
        <w:left w:val="none" w:sz="0" w:space="0" w:color="auto"/>
        <w:bottom w:val="none" w:sz="0" w:space="0" w:color="auto"/>
        <w:right w:val="none" w:sz="0" w:space="0" w:color="auto"/>
      </w:divBdr>
    </w:div>
    <w:div w:id="1295283750">
      <w:bodyDiv w:val="1"/>
      <w:marLeft w:val="0"/>
      <w:marRight w:val="0"/>
      <w:marTop w:val="0"/>
      <w:marBottom w:val="0"/>
      <w:divBdr>
        <w:top w:val="none" w:sz="0" w:space="0" w:color="auto"/>
        <w:left w:val="none" w:sz="0" w:space="0" w:color="auto"/>
        <w:bottom w:val="none" w:sz="0" w:space="0" w:color="auto"/>
        <w:right w:val="none" w:sz="0" w:space="0" w:color="auto"/>
      </w:divBdr>
    </w:div>
    <w:div w:id="1297370355">
      <w:bodyDiv w:val="1"/>
      <w:marLeft w:val="0"/>
      <w:marRight w:val="0"/>
      <w:marTop w:val="0"/>
      <w:marBottom w:val="0"/>
      <w:divBdr>
        <w:top w:val="none" w:sz="0" w:space="0" w:color="auto"/>
        <w:left w:val="none" w:sz="0" w:space="0" w:color="auto"/>
        <w:bottom w:val="none" w:sz="0" w:space="0" w:color="auto"/>
        <w:right w:val="none" w:sz="0" w:space="0" w:color="auto"/>
      </w:divBdr>
    </w:div>
    <w:div w:id="1308558295">
      <w:bodyDiv w:val="1"/>
      <w:marLeft w:val="0"/>
      <w:marRight w:val="0"/>
      <w:marTop w:val="0"/>
      <w:marBottom w:val="0"/>
      <w:divBdr>
        <w:top w:val="none" w:sz="0" w:space="0" w:color="auto"/>
        <w:left w:val="none" w:sz="0" w:space="0" w:color="auto"/>
        <w:bottom w:val="none" w:sz="0" w:space="0" w:color="auto"/>
        <w:right w:val="none" w:sz="0" w:space="0" w:color="auto"/>
      </w:divBdr>
    </w:div>
    <w:div w:id="1310481087">
      <w:bodyDiv w:val="1"/>
      <w:marLeft w:val="0"/>
      <w:marRight w:val="0"/>
      <w:marTop w:val="0"/>
      <w:marBottom w:val="0"/>
      <w:divBdr>
        <w:top w:val="none" w:sz="0" w:space="0" w:color="auto"/>
        <w:left w:val="none" w:sz="0" w:space="0" w:color="auto"/>
        <w:bottom w:val="none" w:sz="0" w:space="0" w:color="auto"/>
        <w:right w:val="none" w:sz="0" w:space="0" w:color="auto"/>
      </w:divBdr>
    </w:div>
    <w:div w:id="1318342728">
      <w:bodyDiv w:val="1"/>
      <w:marLeft w:val="0"/>
      <w:marRight w:val="0"/>
      <w:marTop w:val="0"/>
      <w:marBottom w:val="0"/>
      <w:divBdr>
        <w:top w:val="none" w:sz="0" w:space="0" w:color="auto"/>
        <w:left w:val="none" w:sz="0" w:space="0" w:color="auto"/>
        <w:bottom w:val="none" w:sz="0" w:space="0" w:color="auto"/>
        <w:right w:val="none" w:sz="0" w:space="0" w:color="auto"/>
      </w:divBdr>
    </w:div>
    <w:div w:id="1327325973">
      <w:bodyDiv w:val="1"/>
      <w:marLeft w:val="0"/>
      <w:marRight w:val="0"/>
      <w:marTop w:val="0"/>
      <w:marBottom w:val="0"/>
      <w:divBdr>
        <w:top w:val="none" w:sz="0" w:space="0" w:color="auto"/>
        <w:left w:val="none" w:sz="0" w:space="0" w:color="auto"/>
        <w:bottom w:val="none" w:sz="0" w:space="0" w:color="auto"/>
        <w:right w:val="none" w:sz="0" w:space="0" w:color="auto"/>
      </w:divBdr>
    </w:div>
    <w:div w:id="1330208071">
      <w:bodyDiv w:val="1"/>
      <w:marLeft w:val="0"/>
      <w:marRight w:val="0"/>
      <w:marTop w:val="0"/>
      <w:marBottom w:val="0"/>
      <w:divBdr>
        <w:top w:val="none" w:sz="0" w:space="0" w:color="auto"/>
        <w:left w:val="none" w:sz="0" w:space="0" w:color="auto"/>
        <w:bottom w:val="none" w:sz="0" w:space="0" w:color="auto"/>
        <w:right w:val="none" w:sz="0" w:space="0" w:color="auto"/>
      </w:divBdr>
    </w:div>
    <w:div w:id="1339694772">
      <w:bodyDiv w:val="1"/>
      <w:marLeft w:val="0"/>
      <w:marRight w:val="0"/>
      <w:marTop w:val="0"/>
      <w:marBottom w:val="0"/>
      <w:divBdr>
        <w:top w:val="none" w:sz="0" w:space="0" w:color="auto"/>
        <w:left w:val="none" w:sz="0" w:space="0" w:color="auto"/>
        <w:bottom w:val="none" w:sz="0" w:space="0" w:color="auto"/>
        <w:right w:val="none" w:sz="0" w:space="0" w:color="auto"/>
      </w:divBdr>
    </w:div>
    <w:div w:id="1341200814">
      <w:bodyDiv w:val="1"/>
      <w:marLeft w:val="0"/>
      <w:marRight w:val="0"/>
      <w:marTop w:val="0"/>
      <w:marBottom w:val="0"/>
      <w:divBdr>
        <w:top w:val="none" w:sz="0" w:space="0" w:color="auto"/>
        <w:left w:val="none" w:sz="0" w:space="0" w:color="auto"/>
        <w:bottom w:val="none" w:sz="0" w:space="0" w:color="auto"/>
        <w:right w:val="none" w:sz="0" w:space="0" w:color="auto"/>
      </w:divBdr>
    </w:div>
    <w:div w:id="1352994971">
      <w:bodyDiv w:val="1"/>
      <w:marLeft w:val="0"/>
      <w:marRight w:val="0"/>
      <w:marTop w:val="0"/>
      <w:marBottom w:val="0"/>
      <w:divBdr>
        <w:top w:val="none" w:sz="0" w:space="0" w:color="auto"/>
        <w:left w:val="none" w:sz="0" w:space="0" w:color="auto"/>
        <w:bottom w:val="none" w:sz="0" w:space="0" w:color="auto"/>
        <w:right w:val="none" w:sz="0" w:space="0" w:color="auto"/>
      </w:divBdr>
    </w:div>
    <w:div w:id="1360813965">
      <w:bodyDiv w:val="1"/>
      <w:marLeft w:val="0"/>
      <w:marRight w:val="0"/>
      <w:marTop w:val="0"/>
      <w:marBottom w:val="0"/>
      <w:divBdr>
        <w:top w:val="none" w:sz="0" w:space="0" w:color="auto"/>
        <w:left w:val="none" w:sz="0" w:space="0" w:color="auto"/>
        <w:bottom w:val="none" w:sz="0" w:space="0" w:color="auto"/>
        <w:right w:val="none" w:sz="0" w:space="0" w:color="auto"/>
      </w:divBdr>
    </w:div>
    <w:div w:id="1364936230">
      <w:bodyDiv w:val="1"/>
      <w:marLeft w:val="0"/>
      <w:marRight w:val="0"/>
      <w:marTop w:val="0"/>
      <w:marBottom w:val="0"/>
      <w:divBdr>
        <w:top w:val="none" w:sz="0" w:space="0" w:color="auto"/>
        <w:left w:val="none" w:sz="0" w:space="0" w:color="auto"/>
        <w:bottom w:val="none" w:sz="0" w:space="0" w:color="auto"/>
        <w:right w:val="none" w:sz="0" w:space="0" w:color="auto"/>
      </w:divBdr>
    </w:div>
    <w:div w:id="1366560569">
      <w:bodyDiv w:val="1"/>
      <w:marLeft w:val="0"/>
      <w:marRight w:val="0"/>
      <w:marTop w:val="0"/>
      <w:marBottom w:val="0"/>
      <w:divBdr>
        <w:top w:val="none" w:sz="0" w:space="0" w:color="auto"/>
        <w:left w:val="none" w:sz="0" w:space="0" w:color="auto"/>
        <w:bottom w:val="none" w:sz="0" w:space="0" w:color="auto"/>
        <w:right w:val="none" w:sz="0" w:space="0" w:color="auto"/>
      </w:divBdr>
    </w:div>
    <w:div w:id="1367024856">
      <w:bodyDiv w:val="1"/>
      <w:marLeft w:val="0"/>
      <w:marRight w:val="0"/>
      <w:marTop w:val="0"/>
      <w:marBottom w:val="0"/>
      <w:divBdr>
        <w:top w:val="none" w:sz="0" w:space="0" w:color="auto"/>
        <w:left w:val="none" w:sz="0" w:space="0" w:color="auto"/>
        <w:bottom w:val="none" w:sz="0" w:space="0" w:color="auto"/>
        <w:right w:val="none" w:sz="0" w:space="0" w:color="auto"/>
      </w:divBdr>
    </w:div>
    <w:div w:id="1371152230">
      <w:bodyDiv w:val="1"/>
      <w:marLeft w:val="0"/>
      <w:marRight w:val="0"/>
      <w:marTop w:val="0"/>
      <w:marBottom w:val="0"/>
      <w:divBdr>
        <w:top w:val="none" w:sz="0" w:space="0" w:color="auto"/>
        <w:left w:val="none" w:sz="0" w:space="0" w:color="auto"/>
        <w:bottom w:val="none" w:sz="0" w:space="0" w:color="auto"/>
        <w:right w:val="none" w:sz="0" w:space="0" w:color="auto"/>
      </w:divBdr>
    </w:div>
    <w:div w:id="1372027955">
      <w:bodyDiv w:val="1"/>
      <w:marLeft w:val="0"/>
      <w:marRight w:val="0"/>
      <w:marTop w:val="0"/>
      <w:marBottom w:val="0"/>
      <w:divBdr>
        <w:top w:val="none" w:sz="0" w:space="0" w:color="auto"/>
        <w:left w:val="none" w:sz="0" w:space="0" w:color="auto"/>
        <w:bottom w:val="none" w:sz="0" w:space="0" w:color="auto"/>
        <w:right w:val="none" w:sz="0" w:space="0" w:color="auto"/>
      </w:divBdr>
    </w:div>
    <w:div w:id="1372800819">
      <w:bodyDiv w:val="1"/>
      <w:marLeft w:val="0"/>
      <w:marRight w:val="0"/>
      <w:marTop w:val="0"/>
      <w:marBottom w:val="0"/>
      <w:divBdr>
        <w:top w:val="none" w:sz="0" w:space="0" w:color="auto"/>
        <w:left w:val="none" w:sz="0" w:space="0" w:color="auto"/>
        <w:bottom w:val="none" w:sz="0" w:space="0" w:color="auto"/>
        <w:right w:val="none" w:sz="0" w:space="0" w:color="auto"/>
      </w:divBdr>
    </w:div>
    <w:div w:id="1378550809">
      <w:bodyDiv w:val="1"/>
      <w:marLeft w:val="0"/>
      <w:marRight w:val="0"/>
      <w:marTop w:val="0"/>
      <w:marBottom w:val="0"/>
      <w:divBdr>
        <w:top w:val="none" w:sz="0" w:space="0" w:color="auto"/>
        <w:left w:val="none" w:sz="0" w:space="0" w:color="auto"/>
        <w:bottom w:val="none" w:sz="0" w:space="0" w:color="auto"/>
        <w:right w:val="none" w:sz="0" w:space="0" w:color="auto"/>
      </w:divBdr>
    </w:div>
    <w:div w:id="1378699646">
      <w:bodyDiv w:val="1"/>
      <w:marLeft w:val="0"/>
      <w:marRight w:val="0"/>
      <w:marTop w:val="0"/>
      <w:marBottom w:val="0"/>
      <w:divBdr>
        <w:top w:val="none" w:sz="0" w:space="0" w:color="auto"/>
        <w:left w:val="none" w:sz="0" w:space="0" w:color="auto"/>
        <w:bottom w:val="none" w:sz="0" w:space="0" w:color="auto"/>
        <w:right w:val="none" w:sz="0" w:space="0" w:color="auto"/>
      </w:divBdr>
    </w:div>
    <w:div w:id="1382905438">
      <w:bodyDiv w:val="1"/>
      <w:marLeft w:val="0"/>
      <w:marRight w:val="0"/>
      <w:marTop w:val="0"/>
      <w:marBottom w:val="0"/>
      <w:divBdr>
        <w:top w:val="none" w:sz="0" w:space="0" w:color="auto"/>
        <w:left w:val="none" w:sz="0" w:space="0" w:color="auto"/>
        <w:bottom w:val="none" w:sz="0" w:space="0" w:color="auto"/>
        <w:right w:val="none" w:sz="0" w:space="0" w:color="auto"/>
      </w:divBdr>
    </w:div>
    <w:div w:id="1384714696">
      <w:bodyDiv w:val="1"/>
      <w:marLeft w:val="0"/>
      <w:marRight w:val="0"/>
      <w:marTop w:val="0"/>
      <w:marBottom w:val="0"/>
      <w:divBdr>
        <w:top w:val="none" w:sz="0" w:space="0" w:color="auto"/>
        <w:left w:val="none" w:sz="0" w:space="0" w:color="auto"/>
        <w:bottom w:val="none" w:sz="0" w:space="0" w:color="auto"/>
        <w:right w:val="none" w:sz="0" w:space="0" w:color="auto"/>
      </w:divBdr>
    </w:div>
    <w:div w:id="1409376186">
      <w:bodyDiv w:val="1"/>
      <w:marLeft w:val="0"/>
      <w:marRight w:val="0"/>
      <w:marTop w:val="0"/>
      <w:marBottom w:val="0"/>
      <w:divBdr>
        <w:top w:val="none" w:sz="0" w:space="0" w:color="auto"/>
        <w:left w:val="none" w:sz="0" w:space="0" w:color="auto"/>
        <w:bottom w:val="none" w:sz="0" w:space="0" w:color="auto"/>
        <w:right w:val="none" w:sz="0" w:space="0" w:color="auto"/>
      </w:divBdr>
    </w:div>
    <w:div w:id="1427577255">
      <w:bodyDiv w:val="1"/>
      <w:marLeft w:val="0"/>
      <w:marRight w:val="0"/>
      <w:marTop w:val="0"/>
      <w:marBottom w:val="0"/>
      <w:divBdr>
        <w:top w:val="none" w:sz="0" w:space="0" w:color="auto"/>
        <w:left w:val="none" w:sz="0" w:space="0" w:color="auto"/>
        <w:bottom w:val="none" w:sz="0" w:space="0" w:color="auto"/>
        <w:right w:val="none" w:sz="0" w:space="0" w:color="auto"/>
      </w:divBdr>
    </w:div>
    <w:div w:id="1428572999">
      <w:bodyDiv w:val="1"/>
      <w:marLeft w:val="0"/>
      <w:marRight w:val="0"/>
      <w:marTop w:val="0"/>
      <w:marBottom w:val="0"/>
      <w:divBdr>
        <w:top w:val="none" w:sz="0" w:space="0" w:color="auto"/>
        <w:left w:val="none" w:sz="0" w:space="0" w:color="auto"/>
        <w:bottom w:val="none" w:sz="0" w:space="0" w:color="auto"/>
        <w:right w:val="none" w:sz="0" w:space="0" w:color="auto"/>
      </w:divBdr>
    </w:div>
    <w:div w:id="1437823605">
      <w:bodyDiv w:val="1"/>
      <w:marLeft w:val="0"/>
      <w:marRight w:val="0"/>
      <w:marTop w:val="0"/>
      <w:marBottom w:val="0"/>
      <w:divBdr>
        <w:top w:val="none" w:sz="0" w:space="0" w:color="auto"/>
        <w:left w:val="none" w:sz="0" w:space="0" w:color="auto"/>
        <w:bottom w:val="none" w:sz="0" w:space="0" w:color="auto"/>
        <w:right w:val="none" w:sz="0" w:space="0" w:color="auto"/>
      </w:divBdr>
    </w:div>
    <w:div w:id="1446729417">
      <w:bodyDiv w:val="1"/>
      <w:marLeft w:val="0"/>
      <w:marRight w:val="0"/>
      <w:marTop w:val="0"/>
      <w:marBottom w:val="0"/>
      <w:divBdr>
        <w:top w:val="none" w:sz="0" w:space="0" w:color="auto"/>
        <w:left w:val="none" w:sz="0" w:space="0" w:color="auto"/>
        <w:bottom w:val="none" w:sz="0" w:space="0" w:color="auto"/>
        <w:right w:val="none" w:sz="0" w:space="0" w:color="auto"/>
      </w:divBdr>
    </w:div>
    <w:div w:id="1451365233">
      <w:bodyDiv w:val="1"/>
      <w:marLeft w:val="0"/>
      <w:marRight w:val="0"/>
      <w:marTop w:val="0"/>
      <w:marBottom w:val="0"/>
      <w:divBdr>
        <w:top w:val="none" w:sz="0" w:space="0" w:color="auto"/>
        <w:left w:val="none" w:sz="0" w:space="0" w:color="auto"/>
        <w:bottom w:val="none" w:sz="0" w:space="0" w:color="auto"/>
        <w:right w:val="none" w:sz="0" w:space="0" w:color="auto"/>
      </w:divBdr>
    </w:div>
    <w:div w:id="1452438923">
      <w:bodyDiv w:val="1"/>
      <w:marLeft w:val="0"/>
      <w:marRight w:val="0"/>
      <w:marTop w:val="0"/>
      <w:marBottom w:val="0"/>
      <w:divBdr>
        <w:top w:val="none" w:sz="0" w:space="0" w:color="auto"/>
        <w:left w:val="none" w:sz="0" w:space="0" w:color="auto"/>
        <w:bottom w:val="none" w:sz="0" w:space="0" w:color="auto"/>
        <w:right w:val="none" w:sz="0" w:space="0" w:color="auto"/>
      </w:divBdr>
    </w:div>
    <w:div w:id="1459838527">
      <w:bodyDiv w:val="1"/>
      <w:marLeft w:val="0"/>
      <w:marRight w:val="0"/>
      <w:marTop w:val="0"/>
      <w:marBottom w:val="0"/>
      <w:divBdr>
        <w:top w:val="none" w:sz="0" w:space="0" w:color="auto"/>
        <w:left w:val="none" w:sz="0" w:space="0" w:color="auto"/>
        <w:bottom w:val="none" w:sz="0" w:space="0" w:color="auto"/>
        <w:right w:val="none" w:sz="0" w:space="0" w:color="auto"/>
      </w:divBdr>
    </w:div>
    <w:div w:id="1465387818">
      <w:bodyDiv w:val="1"/>
      <w:marLeft w:val="0"/>
      <w:marRight w:val="0"/>
      <w:marTop w:val="0"/>
      <w:marBottom w:val="0"/>
      <w:divBdr>
        <w:top w:val="none" w:sz="0" w:space="0" w:color="auto"/>
        <w:left w:val="none" w:sz="0" w:space="0" w:color="auto"/>
        <w:bottom w:val="none" w:sz="0" w:space="0" w:color="auto"/>
        <w:right w:val="none" w:sz="0" w:space="0" w:color="auto"/>
      </w:divBdr>
    </w:div>
    <w:div w:id="1476337213">
      <w:bodyDiv w:val="1"/>
      <w:marLeft w:val="0"/>
      <w:marRight w:val="0"/>
      <w:marTop w:val="0"/>
      <w:marBottom w:val="0"/>
      <w:divBdr>
        <w:top w:val="none" w:sz="0" w:space="0" w:color="auto"/>
        <w:left w:val="none" w:sz="0" w:space="0" w:color="auto"/>
        <w:bottom w:val="none" w:sz="0" w:space="0" w:color="auto"/>
        <w:right w:val="none" w:sz="0" w:space="0" w:color="auto"/>
      </w:divBdr>
    </w:div>
    <w:div w:id="1482575226">
      <w:bodyDiv w:val="1"/>
      <w:marLeft w:val="0"/>
      <w:marRight w:val="0"/>
      <w:marTop w:val="0"/>
      <w:marBottom w:val="0"/>
      <w:divBdr>
        <w:top w:val="none" w:sz="0" w:space="0" w:color="auto"/>
        <w:left w:val="none" w:sz="0" w:space="0" w:color="auto"/>
        <w:bottom w:val="none" w:sz="0" w:space="0" w:color="auto"/>
        <w:right w:val="none" w:sz="0" w:space="0" w:color="auto"/>
      </w:divBdr>
    </w:div>
    <w:div w:id="1489633601">
      <w:bodyDiv w:val="1"/>
      <w:marLeft w:val="0"/>
      <w:marRight w:val="0"/>
      <w:marTop w:val="0"/>
      <w:marBottom w:val="0"/>
      <w:divBdr>
        <w:top w:val="none" w:sz="0" w:space="0" w:color="auto"/>
        <w:left w:val="none" w:sz="0" w:space="0" w:color="auto"/>
        <w:bottom w:val="none" w:sz="0" w:space="0" w:color="auto"/>
        <w:right w:val="none" w:sz="0" w:space="0" w:color="auto"/>
      </w:divBdr>
    </w:div>
    <w:div w:id="1499735068">
      <w:bodyDiv w:val="1"/>
      <w:marLeft w:val="0"/>
      <w:marRight w:val="0"/>
      <w:marTop w:val="0"/>
      <w:marBottom w:val="0"/>
      <w:divBdr>
        <w:top w:val="none" w:sz="0" w:space="0" w:color="auto"/>
        <w:left w:val="none" w:sz="0" w:space="0" w:color="auto"/>
        <w:bottom w:val="none" w:sz="0" w:space="0" w:color="auto"/>
        <w:right w:val="none" w:sz="0" w:space="0" w:color="auto"/>
      </w:divBdr>
    </w:div>
    <w:div w:id="1500846706">
      <w:bodyDiv w:val="1"/>
      <w:marLeft w:val="0"/>
      <w:marRight w:val="0"/>
      <w:marTop w:val="0"/>
      <w:marBottom w:val="0"/>
      <w:divBdr>
        <w:top w:val="none" w:sz="0" w:space="0" w:color="auto"/>
        <w:left w:val="none" w:sz="0" w:space="0" w:color="auto"/>
        <w:bottom w:val="none" w:sz="0" w:space="0" w:color="auto"/>
        <w:right w:val="none" w:sz="0" w:space="0" w:color="auto"/>
      </w:divBdr>
    </w:div>
    <w:div w:id="1513452198">
      <w:bodyDiv w:val="1"/>
      <w:marLeft w:val="0"/>
      <w:marRight w:val="0"/>
      <w:marTop w:val="0"/>
      <w:marBottom w:val="0"/>
      <w:divBdr>
        <w:top w:val="none" w:sz="0" w:space="0" w:color="auto"/>
        <w:left w:val="none" w:sz="0" w:space="0" w:color="auto"/>
        <w:bottom w:val="none" w:sz="0" w:space="0" w:color="auto"/>
        <w:right w:val="none" w:sz="0" w:space="0" w:color="auto"/>
      </w:divBdr>
    </w:div>
    <w:div w:id="1519805545">
      <w:bodyDiv w:val="1"/>
      <w:marLeft w:val="0"/>
      <w:marRight w:val="0"/>
      <w:marTop w:val="0"/>
      <w:marBottom w:val="0"/>
      <w:divBdr>
        <w:top w:val="none" w:sz="0" w:space="0" w:color="auto"/>
        <w:left w:val="none" w:sz="0" w:space="0" w:color="auto"/>
        <w:bottom w:val="none" w:sz="0" w:space="0" w:color="auto"/>
        <w:right w:val="none" w:sz="0" w:space="0" w:color="auto"/>
      </w:divBdr>
    </w:div>
    <w:div w:id="1529028295">
      <w:bodyDiv w:val="1"/>
      <w:marLeft w:val="0"/>
      <w:marRight w:val="0"/>
      <w:marTop w:val="0"/>
      <w:marBottom w:val="0"/>
      <w:divBdr>
        <w:top w:val="none" w:sz="0" w:space="0" w:color="auto"/>
        <w:left w:val="none" w:sz="0" w:space="0" w:color="auto"/>
        <w:bottom w:val="none" w:sz="0" w:space="0" w:color="auto"/>
        <w:right w:val="none" w:sz="0" w:space="0" w:color="auto"/>
      </w:divBdr>
    </w:div>
    <w:div w:id="1533416798">
      <w:bodyDiv w:val="1"/>
      <w:marLeft w:val="0"/>
      <w:marRight w:val="0"/>
      <w:marTop w:val="0"/>
      <w:marBottom w:val="0"/>
      <w:divBdr>
        <w:top w:val="none" w:sz="0" w:space="0" w:color="auto"/>
        <w:left w:val="none" w:sz="0" w:space="0" w:color="auto"/>
        <w:bottom w:val="none" w:sz="0" w:space="0" w:color="auto"/>
        <w:right w:val="none" w:sz="0" w:space="0" w:color="auto"/>
      </w:divBdr>
    </w:div>
    <w:div w:id="1535583893">
      <w:bodyDiv w:val="1"/>
      <w:marLeft w:val="0"/>
      <w:marRight w:val="0"/>
      <w:marTop w:val="0"/>
      <w:marBottom w:val="0"/>
      <w:divBdr>
        <w:top w:val="none" w:sz="0" w:space="0" w:color="auto"/>
        <w:left w:val="none" w:sz="0" w:space="0" w:color="auto"/>
        <w:bottom w:val="none" w:sz="0" w:space="0" w:color="auto"/>
        <w:right w:val="none" w:sz="0" w:space="0" w:color="auto"/>
      </w:divBdr>
    </w:div>
    <w:div w:id="1538809640">
      <w:bodyDiv w:val="1"/>
      <w:marLeft w:val="0"/>
      <w:marRight w:val="0"/>
      <w:marTop w:val="0"/>
      <w:marBottom w:val="0"/>
      <w:divBdr>
        <w:top w:val="none" w:sz="0" w:space="0" w:color="auto"/>
        <w:left w:val="none" w:sz="0" w:space="0" w:color="auto"/>
        <w:bottom w:val="none" w:sz="0" w:space="0" w:color="auto"/>
        <w:right w:val="none" w:sz="0" w:space="0" w:color="auto"/>
      </w:divBdr>
    </w:div>
    <w:div w:id="1564442508">
      <w:bodyDiv w:val="1"/>
      <w:marLeft w:val="0"/>
      <w:marRight w:val="0"/>
      <w:marTop w:val="0"/>
      <w:marBottom w:val="0"/>
      <w:divBdr>
        <w:top w:val="none" w:sz="0" w:space="0" w:color="auto"/>
        <w:left w:val="none" w:sz="0" w:space="0" w:color="auto"/>
        <w:bottom w:val="none" w:sz="0" w:space="0" w:color="auto"/>
        <w:right w:val="none" w:sz="0" w:space="0" w:color="auto"/>
      </w:divBdr>
    </w:div>
    <w:div w:id="1572958837">
      <w:bodyDiv w:val="1"/>
      <w:marLeft w:val="0"/>
      <w:marRight w:val="0"/>
      <w:marTop w:val="0"/>
      <w:marBottom w:val="0"/>
      <w:divBdr>
        <w:top w:val="none" w:sz="0" w:space="0" w:color="auto"/>
        <w:left w:val="none" w:sz="0" w:space="0" w:color="auto"/>
        <w:bottom w:val="none" w:sz="0" w:space="0" w:color="auto"/>
        <w:right w:val="none" w:sz="0" w:space="0" w:color="auto"/>
      </w:divBdr>
    </w:div>
    <w:div w:id="1582105913">
      <w:bodyDiv w:val="1"/>
      <w:marLeft w:val="0"/>
      <w:marRight w:val="0"/>
      <w:marTop w:val="0"/>
      <w:marBottom w:val="0"/>
      <w:divBdr>
        <w:top w:val="none" w:sz="0" w:space="0" w:color="auto"/>
        <w:left w:val="none" w:sz="0" w:space="0" w:color="auto"/>
        <w:bottom w:val="none" w:sz="0" w:space="0" w:color="auto"/>
        <w:right w:val="none" w:sz="0" w:space="0" w:color="auto"/>
      </w:divBdr>
    </w:div>
    <w:div w:id="1584023964">
      <w:bodyDiv w:val="1"/>
      <w:marLeft w:val="0"/>
      <w:marRight w:val="0"/>
      <w:marTop w:val="0"/>
      <w:marBottom w:val="0"/>
      <w:divBdr>
        <w:top w:val="none" w:sz="0" w:space="0" w:color="auto"/>
        <w:left w:val="none" w:sz="0" w:space="0" w:color="auto"/>
        <w:bottom w:val="none" w:sz="0" w:space="0" w:color="auto"/>
        <w:right w:val="none" w:sz="0" w:space="0" w:color="auto"/>
      </w:divBdr>
    </w:div>
    <w:div w:id="1584221815">
      <w:bodyDiv w:val="1"/>
      <w:marLeft w:val="0"/>
      <w:marRight w:val="0"/>
      <w:marTop w:val="0"/>
      <w:marBottom w:val="0"/>
      <w:divBdr>
        <w:top w:val="none" w:sz="0" w:space="0" w:color="auto"/>
        <w:left w:val="none" w:sz="0" w:space="0" w:color="auto"/>
        <w:bottom w:val="none" w:sz="0" w:space="0" w:color="auto"/>
        <w:right w:val="none" w:sz="0" w:space="0" w:color="auto"/>
      </w:divBdr>
    </w:div>
    <w:div w:id="1602374865">
      <w:bodyDiv w:val="1"/>
      <w:marLeft w:val="0"/>
      <w:marRight w:val="0"/>
      <w:marTop w:val="0"/>
      <w:marBottom w:val="0"/>
      <w:divBdr>
        <w:top w:val="none" w:sz="0" w:space="0" w:color="auto"/>
        <w:left w:val="none" w:sz="0" w:space="0" w:color="auto"/>
        <w:bottom w:val="none" w:sz="0" w:space="0" w:color="auto"/>
        <w:right w:val="none" w:sz="0" w:space="0" w:color="auto"/>
      </w:divBdr>
    </w:div>
    <w:div w:id="1632905676">
      <w:bodyDiv w:val="1"/>
      <w:marLeft w:val="0"/>
      <w:marRight w:val="0"/>
      <w:marTop w:val="0"/>
      <w:marBottom w:val="0"/>
      <w:divBdr>
        <w:top w:val="none" w:sz="0" w:space="0" w:color="auto"/>
        <w:left w:val="none" w:sz="0" w:space="0" w:color="auto"/>
        <w:bottom w:val="none" w:sz="0" w:space="0" w:color="auto"/>
        <w:right w:val="none" w:sz="0" w:space="0" w:color="auto"/>
      </w:divBdr>
    </w:div>
    <w:div w:id="1652173741">
      <w:bodyDiv w:val="1"/>
      <w:marLeft w:val="0"/>
      <w:marRight w:val="0"/>
      <w:marTop w:val="0"/>
      <w:marBottom w:val="0"/>
      <w:divBdr>
        <w:top w:val="none" w:sz="0" w:space="0" w:color="auto"/>
        <w:left w:val="none" w:sz="0" w:space="0" w:color="auto"/>
        <w:bottom w:val="none" w:sz="0" w:space="0" w:color="auto"/>
        <w:right w:val="none" w:sz="0" w:space="0" w:color="auto"/>
      </w:divBdr>
    </w:div>
    <w:div w:id="1656760565">
      <w:bodyDiv w:val="1"/>
      <w:marLeft w:val="0"/>
      <w:marRight w:val="0"/>
      <w:marTop w:val="0"/>
      <w:marBottom w:val="0"/>
      <w:divBdr>
        <w:top w:val="none" w:sz="0" w:space="0" w:color="auto"/>
        <w:left w:val="none" w:sz="0" w:space="0" w:color="auto"/>
        <w:bottom w:val="none" w:sz="0" w:space="0" w:color="auto"/>
        <w:right w:val="none" w:sz="0" w:space="0" w:color="auto"/>
      </w:divBdr>
    </w:div>
    <w:div w:id="1662075399">
      <w:bodyDiv w:val="1"/>
      <w:marLeft w:val="0"/>
      <w:marRight w:val="0"/>
      <w:marTop w:val="0"/>
      <w:marBottom w:val="0"/>
      <w:divBdr>
        <w:top w:val="none" w:sz="0" w:space="0" w:color="auto"/>
        <w:left w:val="none" w:sz="0" w:space="0" w:color="auto"/>
        <w:bottom w:val="none" w:sz="0" w:space="0" w:color="auto"/>
        <w:right w:val="none" w:sz="0" w:space="0" w:color="auto"/>
      </w:divBdr>
    </w:div>
    <w:div w:id="1673416146">
      <w:bodyDiv w:val="1"/>
      <w:marLeft w:val="0"/>
      <w:marRight w:val="0"/>
      <w:marTop w:val="0"/>
      <w:marBottom w:val="0"/>
      <w:divBdr>
        <w:top w:val="none" w:sz="0" w:space="0" w:color="auto"/>
        <w:left w:val="none" w:sz="0" w:space="0" w:color="auto"/>
        <w:bottom w:val="none" w:sz="0" w:space="0" w:color="auto"/>
        <w:right w:val="none" w:sz="0" w:space="0" w:color="auto"/>
      </w:divBdr>
    </w:div>
    <w:div w:id="1674451272">
      <w:bodyDiv w:val="1"/>
      <w:marLeft w:val="0"/>
      <w:marRight w:val="0"/>
      <w:marTop w:val="0"/>
      <w:marBottom w:val="0"/>
      <w:divBdr>
        <w:top w:val="none" w:sz="0" w:space="0" w:color="auto"/>
        <w:left w:val="none" w:sz="0" w:space="0" w:color="auto"/>
        <w:bottom w:val="none" w:sz="0" w:space="0" w:color="auto"/>
        <w:right w:val="none" w:sz="0" w:space="0" w:color="auto"/>
      </w:divBdr>
    </w:div>
    <w:div w:id="1675066219">
      <w:bodyDiv w:val="1"/>
      <w:marLeft w:val="0"/>
      <w:marRight w:val="0"/>
      <w:marTop w:val="0"/>
      <w:marBottom w:val="0"/>
      <w:divBdr>
        <w:top w:val="none" w:sz="0" w:space="0" w:color="auto"/>
        <w:left w:val="none" w:sz="0" w:space="0" w:color="auto"/>
        <w:bottom w:val="none" w:sz="0" w:space="0" w:color="auto"/>
        <w:right w:val="none" w:sz="0" w:space="0" w:color="auto"/>
      </w:divBdr>
    </w:div>
    <w:div w:id="1681812398">
      <w:bodyDiv w:val="1"/>
      <w:marLeft w:val="0"/>
      <w:marRight w:val="0"/>
      <w:marTop w:val="0"/>
      <w:marBottom w:val="0"/>
      <w:divBdr>
        <w:top w:val="none" w:sz="0" w:space="0" w:color="auto"/>
        <w:left w:val="none" w:sz="0" w:space="0" w:color="auto"/>
        <w:bottom w:val="none" w:sz="0" w:space="0" w:color="auto"/>
        <w:right w:val="none" w:sz="0" w:space="0" w:color="auto"/>
      </w:divBdr>
    </w:div>
    <w:div w:id="1692295771">
      <w:bodyDiv w:val="1"/>
      <w:marLeft w:val="0"/>
      <w:marRight w:val="0"/>
      <w:marTop w:val="0"/>
      <w:marBottom w:val="0"/>
      <w:divBdr>
        <w:top w:val="none" w:sz="0" w:space="0" w:color="auto"/>
        <w:left w:val="none" w:sz="0" w:space="0" w:color="auto"/>
        <w:bottom w:val="none" w:sz="0" w:space="0" w:color="auto"/>
        <w:right w:val="none" w:sz="0" w:space="0" w:color="auto"/>
      </w:divBdr>
    </w:div>
    <w:div w:id="1695036030">
      <w:bodyDiv w:val="1"/>
      <w:marLeft w:val="0"/>
      <w:marRight w:val="0"/>
      <w:marTop w:val="0"/>
      <w:marBottom w:val="0"/>
      <w:divBdr>
        <w:top w:val="none" w:sz="0" w:space="0" w:color="auto"/>
        <w:left w:val="none" w:sz="0" w:space="0" w:color="auto"/>
        <w:bottom w:val="none" w:sz="0" w:space="0" w:color="auto"/>
        <w:right w:val="none" w:sz="0" w:space="0" w:color="auto"/>
      </w:divBdr>
    </w:div>
    <w:div w:id="1704935232">
      <w:bodyDiv w:val="1"/>
      <w:marLeft w:val="0"/>
      <w:marRight w:val="0"/>
      <w:marTop w:val="0"/>
      <w:marBottom w:val="0"/>
      <w:divBdr>
        <w:top w:val="none" w:sz="0" w:space="0" w:color="auto"/>
        <w:left w:val="none" w:sz="0" w:space="0" w:color="auto"/>
        <w:bottom w:val="none" w:sz="0" w:space="0" w:color="auto"/>
        <w:right w:val="none" w:sz="0" w:space="0" w:color="auto"/>
      </w:divBdr>
    </w:div>
    <w:div w:id="1735470208">
      <w:bodyDiv w:val="1"/>
      <w:marLeft w:val="0"/>
      <w:marRight w:val="0"/>
      <w:marTop w:val="0"/>
      <w:marBottom w:val="0"/>
      <w:divBdr>
        <w:top w:val="none" w:sz="0" w:space="0" w:color="auto"/>
        <w:left w:val="none" w:sz="0" w:space="0" w:color="auto"/>
        <w:bottom w:val="none" w:sz="0" w:space="0" w:color="auto"/>
        <w:right w:val="none" w:sz="0" w:space="0" w:color="auto"/>
      </w:divBdr>
    </w:div>
    <w:div w:id="1745685839">
      <w:bodyDiv w:val="1"/>
      <w:marLeft w:val="0"/>
      <w:marRight w:val="0"/>
      <w:marTop w:val="0"/>
      <w:marBottom w:val="0"/>
      <w:divBdr>
        <w:top w:val="none" w:sz="0" w:space="0" w:color="auto"/>
        <w:left w:val="none" w:sz="0" w:space="0" w:color="auto"/>
        <w:bottom w:val="none" w:sz="0" w:space="0" w:color="auto"/>
        <w:right w:val="none" w:sz="0" w:space="0" w:color="auto"/>
      </w:divBdr>
    </w:div>
    <w:div w:id="1764303074">
      <w:bodyDiv w:val="1"/>
      <w:marLeft w:val="0"/>
      <w:marRight w:val="0"/>
      <w:marTop w:val="0"/>
      <w:marBottom w:val="0"/>
      <w:divBdr>
        <w:top w:val="none" w:sz="0" w:space="0" w:color="auto"/>
        <w:left w:val="none" w:sz="0" w:space="0" w:color="auto"/>
        <w:bottom w:val="none" w:sz="0" w:space="0" w:color="auto"/>
        <w:right w:val="none" w:sz="0" w:space="0" w:color="auto"/>
      </w:divBdr>
    </w:div>
    <w:div w:id="1772818640">
      <w:bodyDiv w:val="1"/>
      <w:marLeft w:val="0"/>
      <w:marRight w:val="0"/>
      <w:marTop w:val="0"/>
      <w:marBottom w:val="0"/>
      <w:divBdr>
        <w:top w:val="none" w:sz="0" w:space="0" w:color="auto"/>
        <w:left w:val="none" w:sz="0" w:space="0" w:color="auto"/>
        <w:bottom w:val="none" w:sz="0" w:space="0" w:color="auto"/>
        <w:right w:val="none" w:sz="0" w:space="0" w:color="auto"/>
      </w:divBdr>
    </w:div>
    <w:div w:id="1778938874">
      <w:bodyDiv w:val="1"/>
      <w:marLeft w:val="0"/>
      <w:marRight w:val="0"/>
      <w:marTop w:val="0"/>
      <w:marBottom w:val="0"/>
      <w:divBdr>
        <w:top w:val="none" w:sz="0" w:space="0" w:color="auto"/>
        <w:left w:val="none" w:sz="0" w:space="0" w:color="auto"/>
        <w:bottom w:val="none" w:sz="0" w:space="0" w:color="auto"/>
        <w:right w:val="none" w:sz="0" w:space="0" w:color="auto"/>
      </w:divBdr>
    </w:div>
    <w:div w:id="1788086789">
      <w:bodyDiv w:val="1"/>
      <w:marLeft w:val="0"/>
      <w:marRight w:val="0"/>
      <w:marTop w:val="0"/>
      <w:marBottom w:val="0"/>
      <w:divBdr>
        <w:top w:val="none" w:sz="0" w:space="0" w:color="auto"/>
        <w:left w:val="none" w:sz="0" w:space="0" w:color="auto"/>
        <w:bottom w:val="none" w:sz="0" w:space="0" w:color="auto"/>
        <w:right w:val="none" w:sz="0" w:space="0" w:color="auto"/>
      </w:divBdr>
    </w:div>
    <w:div w:id="1790665467">
      <w:bodyDiv w:val="1"/>
      <w:marLeft w:val="0"/>
      <w:marRight w:val="0"/>
      <w:marTop w:val="0"/>
      <w:marBottom w:val="0"/>
      <w:divBdr>
        <w:top w:val="none" w:sz="0" w:space="0" w:color="auto"/>
        <w:left w:val="none" w:sz="0" w:space="0" w:color="auto"/>
        <w:bottom w:val="none" w:sz="0" w:space="0" w:color="auto"/>
        <w:right w:val="none" w:sz="0" w:space="0" w:color="auto"/>
      </w:divBdr>
    </w:div>
    <w:div w:id="1792433706">
      <w:bodyDiv w:val="1"/>
      <w:marLeft w:val="0"/>
      <w:marRight w:val="0"/>
      <w:marTop w:val="0"/>
      <w:marBottom w:val="0"/>
      <w:divBdr>
        <w:top w:val="none" w:sz="0" w:space="0" w:color="auto"/>
        <w:left w:val="none" w:sz="0" w:space="0" w:color="auto"/>
        <w:bottom w:val="none" w:sz="0" w:space="0" w:color="auto"/>
        <w:right w:val="none" w:sz="0" w:space="0" w:color="auto"/>
      </w:divBdr>
    </w:div>
    <w:div w:id="1793666642">
      <w:bodyDiv w:val="1"/>
      <w:marLeft w:val="0"/>
      <w:marRight w:val="0"/>
      <w:marTop w:val="0"/>
      <w:marBottom w:val="0"/>
      <w:divBdr>
        <w:top w:val="none" w:sz="0" w:space="0" w:color="auto"/>
        <w:left w:val="none" w:sz="0" w:space="0" w:color="auto"/>
        <w:bottom w:val="none" w:sz="0" w:space="0" w:color="auto"/>
        <w:right w:val="none" w:sz="0" w:space="0" w:color="auto"/>
      </w:divBdr>
    </w:div>
    <w:div w:id="1800492695">
      <w:bodyDiv w:val="1"/>
      <w:marLeft w:val="0"/>
      <w:marRight w:val="0"/>
      <w:marTop w:val="0"/>
      <w:marBottom w:val="0"/>
      <w:divBdr>
        <w:top w:val="none" w:sz="0" w:space="0" w:color="auto"/>
        <w:left w:val="none" w:sz="0" w:space="0" w:color="auto"/>
        <w:bottom w:val="none" w:sz="0" w:space="0" w:color="auto"/>
        <w:right w:val="none" w:sz="0" w:space="0" w:color="auto"/>
      </w:divBdr>
    </w:div>
    <w:div w:id="1806658624">
      <w:bodyDiv w:val="1"/>
      <w:marLeft w:val="0"/>
      <w:marRight w:val="0"/>
      <w:marTop w:val="0"/>
      <w:marBottom w:val="0"/>
      <w:divBdr>
        <w:top w:val="none" w:sz="0" w:space="0" w:color="auto"/>
        <w:left w:val="none" w:sz="0" w:space="0" w:color="auto"/>
        <w:bottom w:val="none" w:sz="0" w:space="0" w:color="auto"/>
        <w:right w:val="none" w:sz="0" w:space="0" w:color="auto"/>
      </w:divBdr>
    </w:div>
    <w:div w:id="1809393281">
      <w:bodyDiv w:val="1"/>
      <w:marLeft w:val="0"/>
      <w:marRight w:val="0"/>
      <w:marTop w:val="0"/>
      <w:marBottom w:val="0"/>
      <w:divBdr>
        <w:top w:val="none" w:sz="0" w:space="0" w:color="auto"/>
        <w:left w:val="none" w:sz="0" w:space="0" w:color="auto"/>
        <w:bottom w:val="none" w:sz="0" w:space="0" w:color="auto"/>
        <w:right w:val="none" w:sz="0" w:space="0" w:color="auto"/>
      </w:divBdr>
    </w:div>
    <w:div w:id="1812819320">
      <w:bodyDiv w:val="1"/>
      <w:marLeft w:val="0"/>
      <w:marRight w:val="0"/>
      <w:marTop w:val="0"/>
      <w:marBottom w:val="0"/>
      <w:divBdr>
        <w:top w:val="none" w:sz="0" w:space="0" w:color="auto"/>
        <w:left w:val="none" w:sz="0" w:space="0" w:color="auto"/>
        <w:bottom w:val="none" w:sz="0" w:space="0" w:color="auto"/>
        <w:right w:val="none" w:sz="0" w:space="0" w:color="auto"/>
      </w:divBdr>
    </w:div>
    <w:div w:id="1821338739">
      <w:bodyDiv w:val="1"/>
      <w:marLeft w:val="0"/>
      <w:marRight w:val="0"/>
      <w:marTop w:val="0"/>
      <w:marBottom w:val="0"/>
      <w:divBdr>
        <w:top w:val="none" w:sz="0" w:space="0" w:color="auto"/>
        <w:left w:val="none" w:sz="0" w:space="0" w:color="auto"/>
        <w:bottom w:val="none" w:sz="0" w:space="0" w:color="auto"/>
        <w:right w:val="none" w:sz="0" w:space="0" w:color="auto"/>
      </w:divBdr>
      <w:divsChild>
        <w:div w:id="1132825">
          <w:marLeft w:val="0"/>
          <w:marRight w:val="0"/>
          <w:marTop w:val="0"/>
          <w:marBottom w:val="0"/>
          <w:divBdr>
            <w:top w:val="none" w:sz="0" w:space="0" w:color="auto"/>
            <w:left w:val="none" w:sz="0" w:space="0" w:color="auto"/>
            <w:bottom w:val="none" w:sz="0" w:space="0" w:color="auto"/>
            <w:right w:val="none" w:sz="0" w:space="0" w:color="auto"/>
          </w:divBdr>
          <w:divsChild>
            <w:div w:id="870340878">
              <w:marLeft w:val="0"/>
              <w:marRight w:val="0"/>
              <w:marTop w:val="0"/>
              <w:marBottom w:val="0"/>
              <w:divBdr>
                <w:top w:val="none" w:sz="0" w:space="0" w:color="auto"/>
                <w:left w:val="none" w:sz="0" w:space="0" w:color="auto"/>
                <w:bottom w:val="none" w:sz="0" w:space="0" w:color="auto"/>
                <w:right w:val="none" w:sz="0" w:space="0" w:color="auto"/>
              </w:divBdr>
              <w:divsChild>
                <w:div w:id="1819304685">
                  <w:marLeft w:val="0"/>
                  <w:marRight w:val="0"/>
                  <w:marTop w:val="0"/>
                  <w:marBottom w:val="0"/>
                  <w:divBdr>
                    <w:top w:val="none" w:sz="0" w:space="0" w:color="auto"/>
                    <w:left w:val="none" w:sz="0" w:space="0" w:color="auto"/>
                    <w:bottom w:val="none" w:sz="0" w:space="0" w:color="auto"/>
                    <w:right w:val="none" w:sz="0" w:space="0" w:color="auto"/>
                  </w:divBdr>
                  <w:divsChild>
                    <w:div w:id="352077672">
                      <w:marLeft w:val="0"/>
                      <w:marRight w:val="0"/>
                      <w:marTop w:val="0"/>
                      <w:marBottom w:val="0"/>
                      <w:divBdr>
                        <w:top w:val="none" w:sz="0" w:space="0" w:color="auto"/>
                        <w:left w:val="none" w:sz="0" w:space="0" w:color="auto"/>
                        <w:bottom w:val="none" w:sz="0" w:space="0" w:color="auto"/>
                        <w:right w:val="none" w:sz="0" w:space="0" w:color="auto"/>
                      </w:divBdr>
                      <w:divsChild>
                        <w:div w:id="1008561550">
                          <w:marLeft w:val="0"/>
                          <w:marRight w:val="0"/>
                          <w:marTop w:val="0"/>
                          <w:marBottom w:val="0"/>
                          <w:divBdr>
                            <w:top w:val="none" w:sz="0" w:space="0" w:color="auto"/>
                            <w:left w:val="none" w:sz="0" w:space="0" w:color="auto"/>
                            <w:bottom w:val="none" w:sz="0" w:space="0" w:color="auto"/>
                            <w:right w:val="none" w:sz="0" w:space="0" w:color="auto"/>
                          </w:divBdr>
                          <w:divsChild>
                            <w:div w:id="1126705376">
                              <w:marLeft w:val="0"/>
                              <w:marRight w:val="0"/>
                              <w:marTop w:val="0"/>
                              <w:marBottom w:val="0"/>
                              <w:divBdr>
                                <w:top w:val="none" w:sz="0" w:space="0" w:color="auto"/>
                                <w:left w:val="none" w:sz="0" w:space="0" w:color="auto"/>
                                <w:bottom w:val="none" w:sz="0" w:space="0" w:color="auto"/>
                                <w:right w:val="none" w:sz="0" w:space="0" w:color="auto"/>
                              </w:divBdr>
                              <w:divsChild>
                                <w:div w:id="246964836">
                                  <w:marLeft w:val="0"/>
                                  <w:marRight w:val="0"/>
                                  <w:marTop w:val="0"/>
                                  <w:marBottom w:val="0"/>
                                  <w:divBdr>
                                    <w:top w:val="none" w:sz="0" w:space="0" w:color="auto"/>
                                    <w:left w:val="none" w:sz="0" w:space="0" w:color="auto"/>
                                    <w:bottom w:val="none" w:sz="0" w:space="0" w:color="auto"/>
                                    <w:right w:val="none" w:sz="0" w:space="0" w:color="auto"/>
                                  </w:divBdr>
                                  <w:divsChild>
                                    <w:div w:id="100848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9055431">
      <w:bodyDiv w:val="1"/>
      <w:marLeft w:val="0"/>
      <w:marRight w:val="0"/>
      <w:marTop w:val="0"/>
      <w:marBottom w:val="0"/>
      <w:divBdr>
        <w:top w:val="none" w:sz="0" w:space="0" w:color="auto"/>
        <w:left w:val="none" w:sz="0" w:space="0" w:color="auto"/>
        <w:bottom w:val="none" w:sz="0" w:space="0" w:color="auto"/>
        <w:right w:val="none" w:sz="0" w:space="0" w:color="auto"/>
      </w:divBdr>
      <w:divsChild>
        <w:div w:id="1731999380">
          <w:marLeft w:val="0"/>
          <w:marRight w:val="0"/>
          <w:marTop w:val="0"/>
          <w:marBottom w:val="0"/>
          <w:divBdr>
            <w:top w:val="none" w:sz="0" w:space="0" w:color="auto"/>
            <w:left w:val="none" w:sz="0" w:space="0" w:color="auto"/>
            <w:bottom w:val="none" w:sz="0" w:space="0" w:color="auto"/>
            <w:right w:val="none" w:sz="0" w:space="0" w:color="auto"/>
          </w:divBdr>
          <w:divsChild>
            <w:div w:id="2106657315">
              <w:marLeft w:val="0"/>
              <w:marRight w:val="0"/>
              <w:marTop w:val="0"/>
              <w:marBottom w:val="0"/>
              <w:divBdr>
                <w:top w:val="none" w:sz="0" w:space="0" w:color="auto"/>
                <w:left w:val="none" w:sz="0" w:space="0" w:color="auto"/>
                <w:bottom w:val="none" w:sz="0" w:space="0" w:color="auto"/>
                <w:right w:val="none" w:sz="0" w:space="0" w:color="auto"/>
              </w:divBdr>
              <w:divsChild>
                <w:div w:id="1355036736">
                  <w:marLeft w:val="0"/>
                  <w:marRight w:val="0"/>
                  <w:marTop w:val="0"/>
                  <w:marBottom w:val="0"/>
                  <w:divBdr>
                    <w:top w:val="none" w:sz="0" w:space="0" w:color="auto"/>
                    <w:left w:val="none" w:sz="0" w:space="0" w:color="auto"/>
                    <w:bottom w:val="none" w:sz="0" w:space="0" w:color="auto"/>
                    <w:right w:val="none" w:sz="0" w:space="0" w:color="auto"/>
                  </w:divBdr>
                  <w:divsChild>
                    <w:div w:id="1607229789">
                      <w:marLeft w:val="0"/>
                      <w:marRight w:val="0"/>
                      <w:marTop w:val="0"/>
                      <w:marBottom w:val="0"/>
                      <w:divBdr>
                        <w:top w:val="none" w:sz="0" w:space="0" w:color="auto"/>
                        <w:left w:val="none" w:sz="0" w:space="0" w:color="auto"/>
                        <w:bottom w:val="none" w:sz="0" w:space="0" w:color="auto"/>
                        <w:right w:val="none" w:sz="0" w:space="0" w:color="auto"/>
                      </w:divBdr>
                      <w:divsChild>
                        <w:div w:id="21713201">
                          <w:marLeft w:val="0"/>
                          <w:marRight w:val="0"/>
                          <w:marTop w:val="0"/>
                          <w:marBottom w:val="0"/>
                          <w:divBdr>
                            <w:top w:val="none" w:sz="0" w:space="0" w:color="auto"/>
                            <w:left w:val="none" w:sz="0" w:space="0" w:color="auto"/>
                            <w:bottom w:val="none" w:sz="0" w:space="0" w:color="auto"/>
                            <w:right w:val="none" w:sz="0" w:space="0" w:color="auto"/>
                          </w:divBdr>
                          <w:divsChild>
                            <w:div w:id="23488386">
                              <w:marLeft w:val="0"/>
                              <w:marRight w:val="0"/>
                              <w:marTop w:val="0"/>
                              <w:marBottom w:val="0"/>
                              <w:divBdr>
                                <w:top w:val="none" w:sz="0" w:space="0" w:color="auto"/>
                                <w:left w:val="none" w:sz="0" w:space="0" w:color="auto"/>
                                <w:bottom w:val="none" w:sz="0" w:space="0" w:color="auto"/>
                                <w:right w:val="none" w:sz="0" w:space="0" w:color="auto"/>
                              </w:divBdr>
                              <w:divsChild>
                                <w:div w:id="24789317">
                                  <w:marLeft w:val="0"/>
                                  <w:marRight w:val="0"/>
                                  <w:marTop w:val="0"/>
                                  <w:marBottom w:val="0"/>
                                  <w:divBdr>
                                    <w:top w:val="none" w:sz="0" w:space="0" w:color="auto"/>
                                    <w:left w:val="none" w:sz="0" w:space="0" w:color="auto"/>
                                    <w:bottom w:val="none" w:sz="0" w:space="0" w:color="auto"/>
                                    <w:right w:val="none" w:sz="0" w:space="0" w:color="auto"/>
                                  </w:divBdr>
                                  <w:divsChild>
                                    <w:div w:id="125404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5366624">
      <w:bodyDiv w:val="1"/>
      <w:marLeft w:val="0"/>
      <w:marRight w:val="0"/>
      <w:marTop w:val="0"/>
      <w:marBottom w:val="0"/>
      <w:divBdr>
        <w:top w:val="none" w:sz="0" w:space="0" w:color="auto"/>
        <w:left w:val="none" w:sz="0" w:space="0" w:color="auto"/>
        <w:bottom w:val="none" w:sz="0" w:space="0" w:color="auto"/>
        <w:right w:val="none" w:sz="0" w:space="0" w:color="auto"/>
      </w:divBdr>
    </w:div>
    <w:div w:id="1837919970">
      <w:bodyDiv w:val="1"/>
      <w:marLeft w:val="0"/>
      <w:marRight w:val="0"/>
      <w:marTop w:val="0"/>
      <w:marBottom w:val="0"/>
      <w:divBdr>
        <w:top w:val="none" w:sz="0" w:space="0" w:color="auto"/>
        <w:left w:val="none" w:sz="0" w:space="0" w:color="auto"/>
        <w:bottom w:val="none" w:sz="0" w:space="0" w:color="auto"/>
        <w:right w:val="none" w:sz="0" w:space="0" w:color="auto"/>
      </w:divBdr>
    </w:div>
    <w:div w:id="1838494755">
      <w:bodyDiv w:val="1"/>
      <w:marLeft w:val="0"/>
      <w:marRight w:val="0"/>
      <w:marTop w:val="0"/>
      <w:marBottom w:val="0"/>
      <w:divBdr>
        <w:top w:val="none" w:sz="0" w:space="0" w:color="auto"/>
        <w:left w:val="none" w:sz="0" w:space="0" w:color="auto"/>
        <w:bottom w:val="none" w:sz="0" w:space="0" w:color="auto"/>
        <w:right w:val="none" w:sz="0" w:space="0" w:color="auto"/>
      </w:divBdr>
    </w:div>
    <w:div w:id="1844126431">
      <w:bodyDiv w:val="1"/>
      <w:marLeft w:val="0"/>
      <w:marRight w:val="0"/>
      <w:marTop w:val="0"/>
      <w:marBottom w:val="0"/>
      <w:divBdr>
        <w:top w:val="none" w:sz="0" w:space="0" w:color="auto"/>
        <w:left w:val="none" w:sz="0" w:space="0" w:color="auto"/>
        <w:bottom w:val="none" w:sz="0" w:space="0" w:color="auto"/>
        <w:right w:val="none" w:sz="0" w:space="0" w:color="auto"/>
      </w:divBdr>
    </w:div>
    <w:div w:id="1845394130">
      <w:bodyDiv w:val="1"/>
      <w:marLeft w:val="0"/>
      <w:marRight w:val="0"/>
      <w:marTop w:val="0"/>
      <w:marBottom w:val="0"/>
      <w:divBdr>
        <w:top w:val="none" w:sz="0" w:space="0" w:color="auto"/>
        <w:left w:val="none" w:sz="0" w:space="0" w:color="auto"/>
        <w:bottom w:val="none" w:sz="0" w:space="0" w:color="auto"/>
        <w:right w:val="none" w:sz="0" w:space="0" w:color="auto"/>
      </w:divBdr>
    </w:div>
    <w:div w:id="1859389299">
      <w:bodyDiv w:val="1"/>
      <w:marLeft w:val="0"/>
      <w:marRight w:val="0"/>
      <w:marTop w:val="0"/>
      <w:marBottom w:val="0"/>
      <w:divBdr>
        <w:top w:val="none" w:sz="0" w:space="0" w:color="auto"/>
        <w:left w:val="none" w:sz="0" w:space="0" w:color="auto"/>
        <w:bottom w:val="none" w:sz="0" w:space="0" w:color="auto"/>
        <w:right w:val="none" w:sz="0" w:space="0" w:color="auto"/>
      </w:divBdr>
    </w:div>
    <w:div w:id="1864172300">
      <w:bodyDiv w:val="1"/>
      <w:marLeft w:val="0"/>
      <w:marRight w:val="0"/>
      <w:marTop w:val="0"/>
      <w:marBottom w:val="0"/>
      <w:divBdr>
        <w:top w:val="none" w:sz="0" w:space="0" w:color="auto"/>
        <w:left w:val="none" w:sz="0" w:space="0" w:color="auto"/>
        <w:bottom w:val="none" w:sz="0" w:space="0" w:color="auto"/>
        <w:right w:val="none" w:sz="0" w:space="0" w:color="auto"/>
      </w:divBdr>
    </w:div>
    <w:div w:id="1866752489">
      <w:bodyDiv w:val="1"/>
      <w:marLeft w:val="0"/>
      <w:marRight w:val="0"/>
      <w:marTop w:val="0"/>
      <w:marBottom w:val="0"/>
      <w:divBdr>
        <w:top w:val="none" w:sz="0" w:space="0" w:color="auto"/>
        <w:left w:val="none" w:sz="0" w:space="0" w:color="auto"/>
        <w:bottom w:val="none" w:sz="0" w:space="0" w:color="auto"/>
        <w:right w:val="none" w:sz="0" w:space="0" w:color="auto"/>
      </w:divBdr>
    </w:div>
    <w:div w:id="1867982432">
      <w:bodyDiv w:val="1"/>
      <w:marLeft w:val="0"/>
      <w:marRight w:val="0"/>
      <w:marTop w:val="0"/>
      <w:marBottom w:val="0"/>
      <w:divBdr>
        <w:top w:val="none" w:sz="0" w:space="0" w:color="auto"/>
        <w:left w:val="none" w:sz="0" w:space="0" w:color="auto"/>
        <w:bottom w:val="none" w:sz="0" w:space="0" w:color="auto"/>
        <w:right w:val="none" w:sz="0" w:space="0" w:color="auto"/>
      </w:divBdr>
    </w:div>
    <w:div w:id="1872107195">
      <w:bodyDiv w:val="1"/>
      <w:marLeft w:val="0"/>
      <w:marRight w:val="0"/>
      <w:marTop w:val="0"/>
      <w:marBottom w:val="0"/>
      <w:divBdr>
        <w:top w:val="none" w:sz="0" w:space="0" w:color="auto"/>
        <w:left w:val="none" w:sz="0" w:space="0" w:color="auto"/>
        <w:bottom w:val="none" w:sz="0" w:space="0" w:color="auto"/>
        <w:right w:val="none" w:sz="0" w:space="0" w:color="auto"/>
      </w:divBdr>
    </w:div>
    <w:div w:id="1874272096">
      <w:bodyDiv w:val="1"/>
      <w:marLeft w:val="0"/>
      <w:marRight w:val="0"/>
      <w:marTop w:val="0"/>
      <w:marBottom w:val="0"/>
      <w:divBdr>
        <w:top w:val="none" w:sz="0" w:space="0" w:color="auto"/>
        <w:left w:val="none" w:sz="0" w:space="0" w:color="auto"/>
        <w:bottom w:val="none" w:sz="0" w:space="0" w:color="auto"/>
        <w:right w:val="none" w:sz="0" w:space="0" w:color="auto"/>
      </w:divBdr>
    </w:div>
    <w:div w:id="1879970960">
      <w:bodyDiv w:val="1"/>
      <w:marLeft w:val="0"/>
      <w:marRight w:val="0"/>
      <w:marTop w:val="0"/>
      <w:marBottom w:val="0"/>
      <w:divBdr>
        <w:top w:val="none" w:sz="0" w:space="0" w:color="auto"/>
        <w:left w:val="none" w:sz="0" w:space="0" w:color="auto"/>
        <w:bottom w:val="none" w:sz="0" w:space="0" w:color="auto"/>
        <w:right w:val="none" w:sz="0" w:space="0" w:color="auto"/>
      </w:divBdr>
    </w:div>
    <w:div w:id="1896040361">
      <w:bodyDiv w:val="1"/>
      <w:marLeft w:val="0"/>
      <w:marRight w:val="0"/>
      <w:marTop w:val="0"/>
      <w:marBottom w:val="0"/>
      <w:divBdr>
        <w:top w:val="none" w:sz="0" w:space="0" w:color="auto"/>
        <w:left w:val="none" w:sz="0" w:space="0" w:color="auto"/>
        <w:bottom w:val="none" w:sz="0" w:space="0" w:color="auto"/>
        <w:right w:val="none" w:sz="0" w:space="0" w:color="auto"/>
      </w:divBdr>
    </w:div>
    <w:div w:id="1896506681">
      <w:bodyDiv w:val="1"/>
      <w:marLeft w:val="0"/>
      <w:marRight w:val="0"/>
      <w:marTop w:val="0"/>
      <w:marBottom w:val="0"/>
      <w:divBdr>
        <w:top w:val="none" w:sz="0" w:space="0" w:color="auto"/>
        <w:left w:val="none" w:sz="0" w:space="0" w:color="auto"/>
        <w:bottom w:val="none" w:sz="0" w:space="0" w:color="auto"/>
        <w:right w:val="none" w:sz="0" w:space="0" w:color="auto"/>
      </w:divBdr>
      <w:divsChild>
        <w:div w:id="1091854512">
          <w:marLeft w:val="0"/>
          <w:marRight w:val="0"/>
          <w:marTop w:val="0"/>
          <w:marBottom w:val="0"/>
          <w:divBdr>
            <w:top w:val="none" w:sz="0" w:space="0" w:color="auto"/>
            <w:left w:val="none" w:sz="0" w:space="0" w:color="auto"/>
            <w:bottom w:val="none" w:sz="0" w:space="0" w:color="auto"/>
            <w:right w:val="none" w:sz="0" w:space="0" w:color="auto"/>
          </w:divBdr>
          <w:divsChild>
            <w:div w:id="1049651666">
              <w:marLeft w:val="0"/>
              <w:marRight w:val="0"/>
              <w:marTop w:val="0"/>
              <w:marBottom w:val="0"/>
              <w:divBdr>
                <w:top w:val="none" w:sz="0" w:space="0" w:color="auto"/>
                <w:left w:val="none" w:sz="0" w:space="0" w:color="auto"/>
                <w:bottom w:val="none" w:sz="0" w:space="0" w:color="auto"/>
                <w:right w:val="none" w:sz="0" w:space="0" w:color="auto"/>
              </w:divBdr>
              <w:divsChild>
                <w:div w:id="1417095483">
                  <w:marLeft w:val="0"/>
                  <w:marRight w:val="0"/>
                  <w:marTop w:val="0"/>
                  <w:marBottom w:val="0"/>
                  <w:divBdr>
                    <w:top w:val="none" w:sz="0" w:space="0" w:color="auto"/>
                    <w:left w:val="none" w:sz="0" w:space="0" w:color="auto"/>
                    <w:bottom w:val="none" w:sz="0" w:space="0" w:color="auto"/>
                    <w:right w:val="none" w:sz="0" w:space="0" w:color="auto"/>
                  </w:divBdr>
                  <w:divsChild>
                    <w:div w:id="2096590488">
                      <w:marLeft w:val="0"/>
                      <w:marRight w:val="0"/>
                      <w:marTop w:val="0"/>
                      <w:marBottom w:val="0"/>
                      <w:divBdr>
                        <w:top w:val="none" w:sz="0" w:space="0" w:color="auto"/>
                        <w:left w:val="none" w:sz="0" w:space="0" w:color="auto"/>
                        <w:bottom w:val="none" w:sz="0" w:space="0" w:color="auto"/>
                        <w:right w:val="none" w:sz="0" w:space="0" w:color="auto"/>
                      </w:divBdr>
                      <w:divsChild>
                        <w:div w:id="970398245">
                          <w:marLeft w:val="0"/>
                          <w:marRight w:val="0"/>
                          <w:marTop w:val="0"/>
                          <w:marBottom w:val="0"/>
                          <w:divBdr>
                            <w:top w:val="none" w:sz="0" w:space="0" w:color="auto"/>
                            <w:left w:val="none" w:sz="0" w:space="0" w:color="auto"/>
                            <w:bottom w:val="none" w:sz="0" w:space="0" w:color="auto"/>
                            <w:right w:val="none" w:sz="0" w:space="0" w:color="auto"/>
                          </w:divBdr>
                          <w:divsChild>
                            <w:div w:id="1991207525">
                              <w:marLeft w:val="0"/>
                              <w:marRight w:val="0"/>
                              <w:marTop w:val="0"/>
                              <w:marBottom w:val="0"/>
                              <w:divBdr>
                                <w:top w:val="none" w:sz="0" w:space="0" w:color="auto"/>
                                <w:left w:val="none" w:sz="0" w:space="0" w:color="auto"/>
                                <w:bottom w:val="none" w:sz="0" w:space="0" w:color="auto"/>
                                <w:right w:val="none" w:sz="0" w:space="0" w:color="auto"/>
                              </w:divBdr>
                              <w:divsChild>
                                <w:div w:id="155076529">
                                  <w:marLeft w:val="0"/>
                                  <w:marRight w:val="0"/>
                                  <w:marTop w:val="0"/>
                                  <w:marBottom w:val="0"/>
                                  <w:divBdr>
                                    <w:top w:val="none" w:sz="0" w:space="0" w:color="auto"/>
                                    <w:left w:val="none" w:sz="0" w:space="0" w:color="auto"/>
                                    <w:bottom w:val="none" w:sz="0" w:space="0" w:color="auto"/>
                                    <w:right w:val="none" w:sz="0" w:space="0" w:color="auto"/>
                                  </w:divBdr>
                                  <w:divsChild>
                                    <w:div w:id="138039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4834022">
      <w:bodyDiv w:val="1"/>
      <w:marLeft w:val="0"/>
      <w:marRight w:val="0"/>
      <w:marTop w:val="0"/>
      <w:marBottom w:val="0"/>
      <w:divBdr>
        <w:top w:val="none" w:sz="0" w:space="0" w:color="auto"/>
        <w:left w:val="none" w:sz="0" w:space="0" w:color="auto"/>
        <w:bottom w:val="none" w:sz="0" w:space="0" w:color="auto"/>
        <w:right w:val="none" w:sz="0" w:space="0" w:color="auto"/>
      </w:divBdr>
    </w:div>
    <w:div w:id="1906136967">
      <w:bodyDiv w:val="1"/>
      <w:marLeft w:val="0"/>
      <w:marRight w:val="0"/>
      <w:marTop w:val="0"/>
      <w:marBottom w:val="0"/>
      <w:divBdr>
        <w:top w:val="none" w:sz="0" w:space="0" w:color="auto"/>
        <w:left w:val="none" w:sz="0" w:space="0" w:color="auto"/>
        <w:bottom w:val="none" w:sz="0" w:space="0" w:color="auto"/>
        <w:right w:val="none" w:sz="0" w:space="0" w:color="auto"/>
      </w:divBdr>
    </w:div>
    <w:div w:id="1922636148">
      <w:bodyDiv w:val="1"/>
      <w:marLeft w:val="0"/>
      <w:marRight w:val="0"/>
      <w:marTop w:val="0"/>
      <w:marBottom w:val="0"/>
      <w:divBdr>
        <w:top w:val="none" w:sz="0" w:space="0" w:color="auto"/>
        <w:left w:val="none" w:sz="0" w:space="0" w:color="auto"/>
        <w:bottom w:val="none" w:sz="0" w:space="0" w:color="auto"/>
        <w:right w:val="none" w:sz="0" w:space="0" w:color="auto"/>
      </w:divBdr>
    </w:div>
    <w:div w:id="1924341474">
      <w:bodyDiv w:val="1"/>
      <w:marLeft w:val="0"/>
      <w:marRight w:val="0"/>
      <w:marTop w:val="0"/>
      <w:marBottom w:val="0"/>
      <w:divBdr>
        <w:top w:val="none" w:sz="0" w:space="0" w:color="auto"/>
        <w:left w:val="none" w:sz="0" w:space="0" w:color="auto"/>
        <w:bottom w:val="none" w:sz="0" w:space="0" w:color="auto"/>
        <w:right w:val="none" w:sz="0" w:space="0" w:color="auto"/>
      </w:divBdr>
    </w:div>
    <w:div w:id="1924803789">
      <w:bodyDiv w:val="1"/>
      <w:marLeft w:val="0"/>
      <w:marRight w:val="0"/>
      <w:marTop w:val="0"/>
      <w:marBottom w:val="0"/>
      <w:divBdr>
        <w:top w:val="none" w:sz="0" w:space="0" w:color="auto"/>
        <w:left w:val="none" w:sz="0" w:space="0" w:color="auto"/>
        <w:bottom w:val="none" w:sz="0" w:space="0" w:color="auto"/>
        <w:right w:val="none" w:sz="0" w:space="0" w:color="auto"/>
      </w:divBdr>
    </w:div>
    <w:div w:id="1945502994">
      <w:bodyDiv w:val="1"/>
      <w:marLeft w:val="0"/>
      <w:marRight w:val="0"/>
      <w:marTop w:val="0"/>
      <w:marBottom w:val="0"/>
      <w:divBdr>
        <w:top w:val="none" w:sz="0" w:space="0" w:color="auto"/>
        <w:left w:val="none" w:sz="0" w:space="0" w:color="auto"/>
        <w:bottom w:val="none" w:sz="0" w:space="0" w:color="auto"/>
        <w:right w:val="none" w:sz="0" w:space="0" w:color="auto"/>
      </w:divBdr>
    </w:div>
    <w:div w:id="1946645655">
      <w:bodyDiv w:val="1"/>
      <w:marLeft w:val="0"/>
      <w:marRight w:val="0"/>
      <w:marTop w:val="0"/>
      <w:marBottom w:val="0"/>
      <w:divBdr>
        <w:top w:val="none" w:sz="0" w:space="0" w:color="auto"/>
        <w:left w:val="none" w:sz="0" w:space="0" w:color="auto"/>
        <w:bottom w:val="none" w:sz="0" w:space="0" w:color="auto"/>
        <w:right w:val="none" w:sz="0" w:space="0" w:color="auto"/>
      </w:divBdr>
    </w:div>
    <w:div w:id="1948269569">
      <w:bodyDiv w:val="1"/>
      <w:marLeft w:val="0"/>
      <w:marRight w:val="0"/>
      <w:marTop w:val="0"/>
      <w:marBottom w:val="0"/>
      <w:divBdr>
        <w:top w:val="none" w:sz="0" w:space="0" w:color="auto"/>
        <w:left w:val="none" w:sz="0" w:space="0" w:color="auto"/>
        <w:bottom w:val="none" w:sz="0" w:space="0" w:color="auto"/>
        <w:right w:val="none" w:sz="0" w:space="0" w:color="auto"/>
      </w:divBdr>
    </w:div>
    <w:div w:id="1952395939">
      <w:bodyDiv w:val="1"/>
      <w:marLeft w:val="0"/>
      <w:marRight w:val="0"/>
      <w:marTop w:val="0"/>
      <w:marBottom w:val="0"/>
      <w:divBdr>
        <w:top w:val="none" w:sz="0" w:space="0" w:color="auto"/>
        <w:left w:val="none" w:sz="0" w:space="0" w:color="auto"/>
        <w:bottom w:val="none" w:sz="0" w:space="0" w:color="auto"/>
        <w:right w:val="none" w:sz="0" w:space="0" w:color="auto"/>
      </w:divBdr>
    </w:div>
    <w:div w:id="1959986745">
      <w:bodyDiv w:val="1"/>
      <w:marLeft w:val="0"/>
      <w:marRight w:val="0"/>
      <w:marTop w:val="0"/>
      <w:marBottom w:val="0"/>
      <w:divBdr>
        <w:top w:val="none" w:sz="0" w:space="0" w:color="auto"/>
        <w:left w:val="none" w:sz="0" w:space="0" w:color="auto"/>
        <w:bottom w:val="none" w:sz="0" w:space="0" w:color="auto"/>
        <w:right w:val="none" w:sz="0" w:space="0" w:color="auto"/>
      </w:divBdr>
    </w:div>
    <w:div w:id="1967391449">
      <w:bodyDiv w:val="1"/>
      <w:marLeft w:val="0"/>
      <w:marRight w:val="0"/>
      <w:marTop w:val="0"/>
      <w:marBottom w:val="0"/>
      <w:divBdr>
        <w:top w:val="none" w:sz="0" w:space="0" w:color="auto"/>
        <w:left w:val="none" w:sz="0" w:space="0" w:color="auto"/>
        <w:bottom w:val="none" w:sz="0" w:space="0" w:color="auto"/>
        <w:right w:val="none" w:sz="0" w:space="0" w:color="auto"/>
      </w:divBdr>
    </w:div>
    <w:div w:id="1972055845">
      <w:bodyDiv w:val="1"/>
      <w:marLeft w:val="0"/>
      <w:marRight w:val="0"/>
      <w:marTop w:val="0"/>
      <w:marBottom w:val="0"/>
      <w:divBdr>
        <w:top w:val="none" w:sz="0" w:space="0" w:color="auto"/>
        <w:left w:val="none" w:sz="0" w:space="0" w:color="auto"/>
        <w:bottom w:val="none" w:sz="0" w:space="0" w:color="auto"/>
        <w:right w:val="none" w:sz="0" w:space="0" w:color="auto"/>
      </w:divBdr>
    </w:div>
    <w:div w:id="1976324824">
      <w:bodyDiv w:val="1"/>
      <w:marLeft w:val="0"/>
      <w:marRight w:val="0"/>
      <w:marTop w:val="0"/>
      <w:marBottom w:val="0"/>
      <w:divBdr>
        <w:top w:val="none" w:sz="0" w:space="0" w:color="auto"/>
        <w:left w:val="none" w:sz="0" w:space="0" w:color="auto"/>
        <w:bottom w:val="none" w:sz="0" w:space="0" w:color="auto"/>
        <w:right w:val="none" w:sz="0" w:space="0" w:color="auto"/>
      </w:divBdr>
    </w:div>
    <w:div w:id="1977366596">
      <w:bodyDiv w:val="1"/>
      <w:marLeft w:val="0"/>
      <w:marRight w:val="0"/>
      <w:marTop w:val="0"/>
      <w:marBottom w:val="0"/>
      <w:divBdr>
        <w:top w:val="none" w:sz="0" w:space="0" w:color="auto"/>
        <w:left w:val="none" w:sz="0" w:space="0" w:color="auto"/>
        <w:bottom w:val="none" w:sz="0" w:space="0" w:color="auto"/>
        <w:right w:val="none" w:sz="0" w:space="0" w:color="auto"/>
      </w:divBdr>
    </w:div>
    <w:div w:id="1979527745">
      <w:bodyDiv w:val="1"/>
      <w:marLeft w:val="0"/>
      <w:marRight w:val="0"/>
      <w:marTop w:val="0"/>
      <w:marBottom w:val="0"/>
      <w:divBdr>
        <w:top w:val="none" w:sz="0" w:space="0" w:color="auto"/>
        <w:left w:val="none" w:sz="0" w:space="0" w:color="auto"/>
        <w:bottom w:val="none" w:sz="0" w:space="0" w:color="auto"/>
        <w:right w:val="none" w:sz="0" w:space="0" w:color="auto"/>
      </w:divBdr>
    </w:div>
    <w:div w:id="1988121646">
      <w:bodyDiv w:val="1"/>
      <w:marLeft w:val="0"/>
      <w:marRight w:val="0"/>
      <w:marTop w:val="0"/>
      <w:marBottom w:val="0"/>
      <w:divBdr>
        <w:top w:val="none" w:sz="0" w:space="0" w:color="auto"/>
        <w:left w:val="none" w:sz="0" w:space="0" w:color="auto"/>
        <w:bottom w:val="none" w:sz="0" w:space="0" w:color="auto"/>
        <w:right w:val="none" w:sz="0" w:space="0" w:color="auto"/>
      </w:divBdr>
    </w:div>
    <w:div w:id="2004164255">
      <w:bodyDiv w:val="1"/>
      <w:marLeft w:val="0"/>
      <w:marRight w:val="0"/>
      <w:marTop w:val="0"/>
      <w:marBottom w:val="0"/>
      <w:divBdr>
        <w:top w:val="none" w:sz="0" w:space="0" w:color="auto"/>
        <w:left w:val="none" w:sz="0" w:space="0" w:color="auto"/>
        <w:bottom w:val="none" w:sz="0" w:space="0" w:color="auto"/>
        <w:right w:val="none" w:sz="0" w:space="0" w:color="auto"/>
      </w:divBdr>
    </w:div>
    <w:div w:id="2005545714">
      <w:bodyDiv w:val="1"/>
      <w:marLeft w:val="0"/>
      <w:marRight w:val="0"/>
      <w:marTop w:val="0"/>
      <w:marBottom w:val="0"/>
      <w:divBdr>
        <w:top w:val="none" w:sz="0" w:space="0" w:color="auto"/>
        <w:left w:val="none" w:sz="0" w:space="0" w:color="auto"/>
        <w:bottom w:val="none" w:sz="0" w:space="0" w:color="auto"/>
        <w:right w:val="none" w:sz="0" w:space="0" w:color="auto"/>
      </w:divBdr>
    </w:div>
    <w:div w:id="2010329212">
      <w:bodyDiv w:val="1"/>
      <w:marLeft w:val="0"/>
      <w:marRight w:val="0"/>
      <w:marTop w:val="0"/>
      <w:marBottom w:val="0"/>
      <w:divBdr>
        <w:top w:val="none" w:sz="0" w:space="0" w:color="auto"/>
        <w:left w:val="none" w:sz="0" w:space="0" w:color="auto"/>
        <w:bottom w:val="none" w:sz="0" w:space="0" w:color="auto"/>
        <w:right w:val="none" w:sz="0" w:space="0" w:color="auto"/>
      </w:divBdr>
    </w:div>
    <w:div w:id="2013289487">
      <w:bodyDiv w:val="1"/>
      <w:marLeft w:val="0"/>
      <w:marRight w:val="0"/>
      <w:marTop w:val="0"/>
      <w:marBottom w:val="0"/>
      <w:divBdr>
        <w:top w:val="none" w:sz="0" w:space="0" w:color="auto"/>
        <w:left w:val="none" w:sz="0" w:space="0" w:color="auto"/>
        <w:bottom w:val="none" w:sz="0" w:space="0" w:color="auto"/>
        <w:right w:val="none" w:sz="0" w:space="0" w:color="auto"/>
      </w:divBdr>
    </w:div>
    <w:div w:id="2024352508">
      <w:bodyDiv w:val="1"/>
      <w:marLeft w:val="0"/>
      <w:marRight w:val="0"/>
      <w:marTop w:val="0"/>
      <w:marBottom w:val="0"/>
      <w:divBdr>
        <w:top w:val="none" w:sz="0" w:space="0" w:color="auto"/>
        <w:left w:val="none" w:sz="0" w:space="0" w:color="auto"/>
        <w:bottom w:val="none" w:sz="0" w:space="0" w:color="auto"/>
        <w:right w:val="none" w:sz="0" w:space="0" w:color="auto"/>
      </w:divBdr>
    </w:div>
    <w:div w:id="2026663741">
      <w:bodyDiv w:val="1"/>
      <w:marLeft w:val="0"/>
      <w:marRight w:val="0"/>
      <w:marTop w:val="0"/>
      <w:marBottom w:val="0"/>
      <w:divBdr>
        <w:top w:val="none" w:sz="0" w:space="0" w:color="auto"/>
        <w:left w:val="none" w:sz="0" w:space="0" w:color="auto"/>
        <w:bottom w:val="none" w:sz="0" w:space="0" w:color="auto"/>
        <w:right w:val="none" w:sz="0" w:space="0" w:color="auto"/>
      </w:divBdr>
    </w:div>
    <w:div w:id="2027563140">
      <w:bodyDiv w:val="1"/>
      <w:marLeft w:val="0"/>
      <w:marRight w:val="0"/>
      <w:marTop w:val="0"/>
      <w:marBottom w:val="0"/>
      <w:divBdr>
        <w:top w:val="none" w:sz="0" w:space="0" w:color="auto"/>
        <w:left w:val="none" w:sz="0" w:space="0" w:color="auto"/>
        <w:bottom w:val="none" w:sz="0" w:space="0" w:color="auto"/>
        <w:right w:val="none" w:sz="0" w:space="0" w:color="auto"/>
      </w:divBdr>
    </w:div>
    <w:div w:id="2029021030">
      <w:bodyDiv w:val="1"/>
      <w:marLeft w:val="0"/>
      <w:marRight w:val="0"/>
      <w:marTop w:val="0"/>
      <w:marBottom w:val="0"/>
      <w:divBdr>
        <w:top w:val="none" w:sz="0" w:space="0" w:color="auto"/>
        <w:left w:val="none" w:sz="0" w:space="0" w:color="auto"/>
        <w:bottom w:val="none" w:sz="0" w:space="0" w:color="auto"/>
        <w:right w:val="none" w:sz="0" w:space="0" w:color="auto"/>
      </w:divBdr>
    </w:div>
    <w:div w:id="2037849930">
      <w:bodyDiv w:val="1"/>
      <w:marLeft w:val="0"/>
      <w:marRight w:val="0"/>
      <w:marTop w:val="0"/>
      <w:marBottom w:val="0"/>
      <w:divBdr>
        <w:top w:val="none" w:sz="0" w:space="0" w:color="auto"/>
        <w:left w:val="none" w:sz="0" w:space="0" w:color="auto"/>
        <w:bottom w:val="none" w:sz="0" w:space="0" w:color="auto"/>
        <w:right w:val="none" w:sz="0" w:space="0" w:color="auto"/>
      </w:divBdr>
    </w:div>
    <w:div w:id="2038188733">
      <w:bodyDiv w:val="1"/>
      <w:marLeft w:val="0"/>
      <w:marRight w:val="0"/>
      <w:marTop w:val="0"/>
      <w:marBottom w:val="0"/>
      <w:divBdr>
        <w:top w:val="none" w:sz="0" w:space="0" w:color="auto"/>
        <w:left w:val="none" w:sz="0" w:space="0" w:color="auto"/>
        <w:bottom w:val="none" w:sz="0" w:space="0" w:color="auto"/>
        <w:right w:val="none" w:sz="0" w:space="0" w:color="auto"/>
      </w:divBdr>
    </w:div>
    <w:div w:id="2038776310">
      <w:bodyDiv w:val="1"/>
      <w:marLeft w:val="0"/>
      <w:marRight w:val="0"/>
      <w:marTop w:val="0"/>
      <w:marBottom w:val="0"/>
      <w:divBdr>
        <w:top w:val="none" w:sz="0" w:space="0" w:color="auto"/>
        <w:left w:val="none" w:sz="0" w:space="0" w:color="auto"/>
        <w:bottom w:val="none" w:sz="0" w:space="0" w:color="auto"/>
        <w:right w:val="none" w:sz="0" w:space="0" w:color="auto"/>
      </w:divBdr>
    </w:div>
    <w:div w:id="2042129464">
      <w:bodyDiv w:val="1"/>
      <w:marLeft w:val="0"/>
      <w:marRight w:val="0"/>
      <w:marTop w:val="0"/>
      <w:marBottom w:val="0"/>
      <w:divBdr>
        <w:top w:val="none" w:sz="0" w:space="0" w:color="auto"/>
        <w:left w:val="none" w:sz="0" w:space="0" w:color="auto"/>
        <w:bottom w:val="none" w:sz="0" w:space="0" w:color="auto"/>
        <w:right w:val="none" w:sz="0" w:space="0" w:color="auto"/>
      </w:divBdr>
    </w:div>
    <w:div w:id="2044018373">
      <w:bodyDiv w:val="1"/>
      <w:marLeft w:val="0"/>
      <w:marRight w:val="0"/>
      <w:marTop w:val="0"/>
      <w:marBottom w:val="0"/>
      <w:divBdr>
        <w:top w:val="none" w:sz="0" w:space="0" w:color="auto"/>
        <w:left w:val="none" w:sz="0" w:space="0" w:color="auto"/>
        <w:bottom w:val="none" w:sz="0" w:space="0" w:color="auto"/>
        <w:right w:val="none" w:sz="0" w:space="0" w:color="auto"/>
      </w:divBdr>
    </w:div>
    <w:div w:id="2045708210">
      <w:bodyDiv w:val="1"/>
      <w:marLeft w:val="0"/>
      <w:marRight w:val="0"/>
      <w:marTop w:val="0"/>
      <w:marBottom w:val="0"/>
      <w:divBdr>
        <w:top w:val="none" w:sz="0" w:space="0" w:color="auto"/>
        <w:left w:val="none" w:sz="0" w:space="0" w:color="auto"/>
        <w:bottom w:val="none" w:sz="0" w:space="0" w:color="auto"/>
        <w:right w:val="none" w:sz="0" w:space="0" w:color="auto"/>
      </w:divBdr>
    </w:div>
    <w:div w:id="2056927130">
      <w:bodyDiv w:val="1"/>
      <w:marLeft w:val="0"/>
      <w:marRight w:val="0"/>
      <w:marTop w:val="0"/>
      <w:marBottom w:val="0"/>
      <w:divBdr>
        <w:top w:val="none" w:sz="0" w:space="0" w:color="auto"/>
        <w:left w:val="none" w:sz="0" w:space="0" w:color="auto"/>
        <w:bottom w:val="none" w:sz="0" w:space="0" w:color="auto"/>
        <w:right w:val="none" w:sz="0" w:space="0" w:color="auto"/>
      </w:divBdr>
    </w:div>
    <w:div w:id="2071687811">
      <w:bodyDiv w:val="1"/>
      <w:marLeft w:val="0"/>
      <w:marRight w:val="0"/>
      <w:marTop w:val="0"/>
      <w:marBottom w:val="0"/>
      <w:divBdr>
        <w:top w:val="none" w:sz="0" w:space="0" w:color="auto"/>
        <w:left w:val="none" w:sz="0" w:space="0" w:color="auto"/>
        <w:bottom w:val="none" w:sz="0" w:space="0" w:color="auto"/>
        <w:right w:val="none" w:sz="0" w:space="0" w:color="auto"/>
      </w:divBdr>
    </w:div>
    <w:div w:id="2073650301">
      <w:bodyDiv w:val="1"/>
      <w:marLeft w:val="0"/>
      <w:marRight w:val="0"/>
      <w:marTop w:val="0"/>
      <w:marBottom w:val="0"/>
      <w:divBdr>
        <w:top w:val="none" w:sz="0" w:space="0" w:color="auto"/>
        <w:left w:val="none" w:sz="0" w:space="0" w:color="auto"/>
        <w:bottom w:val="none" w:sz="0" w:space="0" w:color="auto"/>
        <w:right w:val="none" w:sz="0" w:space="0" w:color="auto"/>
      </w:divBdr>
    </w:div>
    <w:div w:id="2082290699">
      <w:bodyDiv w:val="1"/>
      <w:marLeft w:val="0"/>
      <w:marRight w:val="0"/>
      <w:marTop w:val="0"/>
      <w:marBottom w:val="0"/>
      <w:divBdr>
        <w:top w:val="none" w:sz="0" w:space="0" w:color="auto"/>
        <w:left w:val="none" w:sz="0" w:space="0" w:color="auto"/>
        <w:bottom w:val="none" w:sz="0" w:space="0" w:color="auto"/>
        <w:right w:val="none" w:sz="0" w:space="0" w:color="auto"/>
      </w:divBdr>
    </w:div>
    <w:div w:id="2083944216">
      <w:bodyDiv w:val="1"/>
      <w:marLeft w:val="0"/>
      <w:marRight w:val="0"/>
      <w:marTop w:val="0"/>
      <w:marBottom w:val="0"/>
      <w:divBdr>
        <w:top w:val="none" w:sz="0" w:space="0" w:color="auto"/>
        <w:left w:val="none" w:sz="0" w:space="0" w:color="auto"/>
        <w:bottom w:val="none" w:sz="0" w:space="0" w:color="auto"/>
        <w:right w:val="none" w:sz="0" w:space="0" w:color="auto"/>
      </w:divBdr>
    </w:div>
    <w:div w:id="2088375686">
      <w:bodyDiv w:val="1"/>
      <w:marLeft w:val="0"/>
      <w:marRight w:val="0"/>
      <w:marTop w:val="0"/>
      <w:marBottom w:val="0"/>
      <w:divBdr>
        <w:top w:val="none" w:sz="0" w:space="0" w:color="auto"/>
        <w:left w:val="none" w:sz="0" w:space="0" w:color="auto"/>
        <w:bottom w:val="none" w:sz="0" w:space="0" w:color="auto"/>
        <w:right w:val="none" w:sz="0" w:space="0" w:color="auto"/>
      </w:divBdr>
    </w:div>
    <w:div w:id="2089157592">
      <w:bodyDiv w:val="1"/>
      <w:marLeft w:val="0"/>
      <w:marRight w:val="0"/>
      <w:marTop w:val="0"/>
      <w:marBottom w:val="0"/>
      <w:divBdr>
        <w:top w:val="none" w:sz="0" w:space="0" w:color="auto"/>
        <w:left w:val="none" w:sz="0" w:space="0" w:color="auto"/>
        <w:bottom w:val="none" w:sz="0" w:space="0" w:color="auto"/>
        <w:right w:val="none" w:sz="0" w:space="0" w:color="auto"/>
      </w:divBdr>
    </w:div>
    <w:div w:id="2099717071">
      <w:bodyDiv w:val="1"/>
      <w:marLeft w:val="0"/>
      <w:marRight w:val="0"/>
      <w:marTop w:val="0"/>
      <w:marBottom w:val="0"/>
      <w:divBdr>
        <w:top w:val="none" w:sz="0" w:space="0" w:color="auto"/>
        <w:left w:val="none" w:sz="0" w:space="0" w:color="auto"/>
        <w:bottom w:val="none" w:sz="0" w:space="0" w:color="auto"/>
        <w:right w:val="none" w:sz="0" w:space="0" w:color="auto"/>
      </w:divBdr>
    </w:div>
    <w:div w:id="2104718470">
      <w:bodyDiv w:val="1"/>
      <w:marLeft w:val="0"/>
      <w:marRight w:val="0"/>
      <w:marTop w:val="0"/>
      <w:marBottom w:val="0"/>
      <w:divBdr>
        <w:top w:val="none" w:sz="0" w:space="0" w:color="auto"/>
        <w:left w:val="none" w:sz="0" w:space="0" w:color="auto"/>
        <w:bottom w:val="none" w:sz="0" w:space="0" w:color="auto"/>
        <w:right w:val="none" w:sz="0" w:space="0" w:color="auto"/>
      </w:divBdr>
    </w:div>
    <w:div w:id="2117820474">
      <w:bodyDiv w:val="1"/>
      <w:marLeft w:val="0"/>
      <w:marRight w:val="0"/>
      <w:marTop w:val="0"/>
      <w:marBottom w:val="0"/>
      <w:divBdr>
        <w:top w:val="none" w:sz="0" w:space="0" w:color="auto"/>
        <w:left w:val="none" w:sz="0" w:space="0" w:color="auto"/>
        <w:bottom w:val="none" w:sz="0" w:space="0" w:color="auto"/>
        <w:right w:val="none" w:sz="0" w:space="0" w:color="auto"/>
      </w:divBdr>
    </w:div>
    <w:div w:id="2120561704">
      <w:bodyDiv w:val="1"/>
      <w:marLeft w:val="0"/>
      <w:marRight w:val="0"/>
      <w:marTop w:val="0"/>
      <w:marBottom w:val="0"/>
      <w:divBdr>
        <w:top w:val="none" w:sz="0" w:space="0" w:color="auto"/>
        <w:left w:val="none" w:sz="0" w:space="0" w:color="auto"/>
        <w:bottom w:val="none" w:sz="0" w:space="0" w:color="auto"/>
        <w:right w:val="none" w:sz="0" w:space="0" w:color="auto"/>
      </w:divBdr>
    </w:div>
    <w:div w:id="21254665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comments" Target="comments.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Elf17</b:Tag>
    <b:SourceType>JournalArticle</b:SourceType>
    <b:Guid>{AE9DA24A-957E-4BD4-AF76-2027ED4566F9}</b:Guid>
    <b:Title>Corporate Governance and Profitability Evidence from East African Insurance Companies</b:Title>
    <b:Year>2017</b:Year>
    <b:Volume> 9</b:Volume>
    <b:Pages>25-34</b:Pages>
    <b:Author>
      <b:Author>
        <b:NameList>
          <b:Person>
            <b:Last>Elfirdaus</b:Last>
            <b:First>M.</b:First>
          </b:Person>
        </b:NameList>
      </b:Author>
    </b:Author>
    <b:JournalName>International Journal of Economics and Finance,</b:JournalName>
    <b:Issue>4</b:Issue>
    <b:RefOrder>16</b:RefOrder>
  </b:Source>
  <b:Source>
    <b:Tag>Fah21</b:Tag>
    <b:SourceType>JournalArticle</b:SourceType>
    <b:Guid>{0E33EC1B-3D4E-4523-AF23-BFEA897054A2}</b:Guid>
    <b:Author>
      <b:Author>
        <b:NameList>
          <b:Person>
            <b:Last>Fahlenbrach</b:Last>
            <b:First>R.,</b:First>
            <b:Middle>&amp; Stulz, R. M.</b:Middle>
          </b:Person>
        </b:NameList>
      </b:Author>
    </b:Author>
    <b:Title>Corporate governance and financial performance in the insurance industry</b:Title>
    <b:JournalName> Journal of Risk and Insurance</b:JournalName>
    <b:Year>2021</b:Year>
    <b:Pages>345-368</b:Pages>
    <b:Volume>  88</b:Volume>
    <b:Issue>2</b:Issue>
    <b:RefOrder>17</b:RefOrder>
  </b:Source>
  <b:Source>
    <b:Tag>IAI21</b:Tag>
    <b:SourceType>JournalArticle</b:SourceType>
    <b:Guid>{0D677867-B08E-4A8F-BA13-D2D506713ED9}</b:Guid>
    <b:Author>
      <b:Author>
        <b:NameList>
          <b:Person>
            <b:Last>IAIS.</b:Last>
          </b:Person>
        </b:NameList>
      </b:Author>
    </b:Author>
    <b:Title>Insurance core principles and corporate governance guidelines.</b:Title>
    <b:JournalName>International Association of Insurance Supervisors</b:JournalName>
    <b:Year>2021</b:Year>
    <b:RefOrder>18</b:RefOrder>
  </b:Source>
  <b:Source>
    <b:Tag>OEC20</b:Tag>
    <b:SourceType>JournalArticle</b:SourceType>
    <b:Guid>{F73C4D5B-D393-4824-BC05-0C340E99D394}</b:Guid>
    <b:Author>
      <b:Author>
        <b:NameList>
          <b:Person>
            <b:Last>OECD.</b:Last>
          </b:Person>
        </b:NameList>
      </b:Author>
    </b:Author>
    <b:Title>Corporate governance in Africa: Challenges and opportunities in the insurance sector</b:Title>
    <b:JournalName>Organisation for Economic Co-operation and Development</b:JournalName>
    <b:Year>2020</b:Year>
    <b:RefOrder>1</b:RefOrder>
  </b:Source>
  <b:Source>
    <b:Tag>RIR21</b:Tag>
    <b:SourceType>JournalArticle</b:SourceType>
    <b:Guid>{B622DA59-0600-4127-A30B-E35D305C2938}</b:Guid>
    <b:Author>
      <b:Author>
        <b:NameList>
          <b:Person>
            <b:Last>RIRA.</b:Last>
          </b:Person>
        </b:NameList>
      </b:Author>
    </b:Author>
    <b:Title> Annual report on the insurance sector governance in Rwanda</b:Title>
    <b:JournalName> Rwanda Insurance Regulatory Authority</b:JournalName>
    <b:Year> 2021</b:Year>
    <b:RefOrder>19</b:RefOrder>
  </b:Source>
  <b:Source>
    <b:Tag>Cla23</b:Tag>
    <b:SourceType>JournalArticle</b:SourceType>
    <b:Guid>{BE0E1F3E-4AF5-4410-BEA9-66EAF5263809}</b:Guid>
    <b:Author>
      <b:Author>
        <b:NameList>
          <b:Person>
            <b:Last>Clarke</b:Last>
            <b:First>T.</b:First>
          </b:Person>
        </b:NameList>
      </b:Author>
    </b:Author>
    <b:Title>Theories of corporate governance and implications for the insurance sector in Africa.</b:Title>
    <b:JournalName> International Journal of Corporate Governance</b:JournalName>
    <b:Year>  2023</b:Year>
    <b:Pages>350-368</b:Pages>
    <b:Volume> 14</b:Volume>
    <b:Issue>4</b:Issue>
    <b:RefOrder>2</b:RefOrder>
  </b:Source>
  <b:Source>
    <b:Tag>Och21</b:Tag>
    <b:SourceType>JournalArticle</b:SourceType>
    <b:Guid>{397AF769-B3D2-46D9-9ADD-2C3B66AE020E}</b:Guid>
    <b:Author>
      <b:Author>
        <b:NameList>
          <b:Person>
            <b:Last>Ochieng</b:Last>
            <b:First>B.</b:First>
          </b:Person>
        </b:NameList>
      </b:Author>
    </b:Author>
    <b:Title>Transparency and accountability in corporate governance in Africa</b:Title>
    <b:JournalName>Journal of Corporate Governance</b:JournalName>
    <b:Year>2021</b:Year>
    <b:Pages>105-120</b:Pages>
    <b:Volume> 22</b:Volume>
    <b:Issue> 1</b:Issue>
    <b:RefOrder>3</b:RefOrder>
  </b:Source>
  <b:Source>
    <b:Tag>Sul22</b:Tag>
    <b:SourceType>JournalArticle</b:SourceType>
    <b:Guid>{25D2EB4E-8B6A-4B77-8269-FE98173A45B1}</b:Guid>
    <b:Author>
      <b:Author>
        <b:NameList>
          <b:Person>
            <b:Last>Sullivan</b:Last>
            <b:First>D.</b:First>
          </b:Person>
        </b:NameList>
      </b:Author>
    </b:Author>
    <b:Title> Governance frameworks and risk management in the insurance sector</b:Title>
    <b:JournalName>Journal of Corporate Governance</b:JournalName>
    <b:Year>2022</b:Year>
    <b:Pages>56-74</b:Pages>
    <b:Volume>40</b:Volume>
    <b:Issue>1</b:Issue>
    <b:RefOrder>20</b:RefOrder>
  </b:Source>
  <b:Source>
    <b:Tag>Zha21</b:Tag>
    <b:SourceType>JournalArticle</b:SourceType>
    <b:Guid>{5704ECBD-AEE5-45AA-AF71-868692B0711E}</b:Guid>
    <b:Author>
      <b:Author>
        <b:NameList>
          <b:Person>
            <b:Last>Zhang</b:Last>
            <b:First>Y.</b:First>
          </b:Person>
        </b:NameList>
      </b:Author>
    </b:Author>
    <b:Title> Executive compensation and profitability in insurance companies Aligning management incentives with shareholder value</b:Title>
    <b:JournalName>International Journal of Finance</b:JournalName>
    <b:Year>2021</b:Year>
    <b:Pages>1382-1399</b:Pages>
    <b:Volume>32</b:Volume>
    <b:Issue>4</b:Issue>
    <b:RefOrder>4</b:RefOrder>
  </b:Source>
  <b:Source>
    <b:Tag>Kir22</b:Tag>
    <b:SourceType>JournalArticle</b:SourceType>
    <b:Guid>{0DE1A70C-30D8-4258-AA3A-60BF1DC9A452}</b:Guid>
    <b:Author>
      <b:Author>
        <b:NameList>
          <b:Person>
            <b:Last>Kirkpatrick</b:Last>
            <b:First>G.</b:First>
          </b:Person>
        </b:NameList>
      </b:Author>
    </b:Author>
    <b:Title> Financial performance and profitability metrics in the insurance industry</b:Title>
    <b:JournalName> Financial Management</b:JournalName>
    <b:Year>2022</b:Year>
    <b:Pages>123-137</b:Pages>
    <b:Volume>38</b:Volume>
    <b:Issue>1</b:Issue>
    <b:RefOrder>21</b:RefOrder>
  </b:Source>
  <b:Source xmlns:b="http://schemas.openxmlformats.org/officeDocument/2006/bibliography">
    <b:Tag>Sul21</b:Tag>
    <b:SourceType>JournalArticle</b:SourceType>
    <b:Guid>{EA378859-A4D7-4CFA-8D42-F8456F07AC36}</b:Guid>
    <b:Author>
      <b:Author>
        <b:NameList>
          <b:Person>
            <b:Last>Sullivan</b:Last>
            <b:First>D.</b:First>
          </b:Person>
        </b:NameList>
      </b:Author>
    </b:Author>
    <b:Title>Profitability in the insurance sector: Strategies for long-term sustainability</b:Title>
    <b:JournalName>Journal of Risk Management</b:JournalName>
    <b:Year>2021</b:Year>
    <b:Pages>185-202</b:Pages>
    <b:Volume>42</b:Volume>
    <b:Issue>2</b:Issue>
    <b:RefOrder>22</b:RefOrder>
  </b:Source>
  <b:Source>
    <b:Tag>Cre14</b:Tag>
    <b:SourceType>JournalArticle</b:SourceType>
    <b:Guid>{75CF21DD-1A23-4B76-8EA4-B7CCCA26D8DD}</b:Guid>
    <b:Author>
      <b:Author>
        <b:NameList>
          <b:Person>
            <b:Last>Creswell</b:Last>
            <b:First>J.</b:First>
            <b:Middle>W.</b:Middle>
          </b:Person>
        </b:NameList>
      </b:Author>
    </b:Author>
    <b:Title>Research design: Qualitative, quantitative, and mixed methods approaches</b:Title>
    <b:JournalName>Sage Publications</b:JournalName>
    <b:Year>2014</b:Year>
    <b:Volume>4th ed</b:Volume>
    <b:RefOrder>9</b:RefOrder>
  </b:Source>
  <b:Source>
    <b:Tag>Nde18</b:Tag>
    <b:SourceType>JournalArticle</b:SourceType>
    <b:Guid>{D01C3B20-1460-4402-A9EB-F91B2CBCC2E7}</b:Guid>
    <b:Author>
      <b:Author>
        <b:NameList>
          <b:Person>
            <b:Last>Ndemezo</b:Last>
            <b:First>E.,</b:First>
            <b:Middle>&amp; Kayitana, C.</b:Middle>
          </b:Person>
        </b:NameList>
      </b:Author>
    </b:Author>
    <b:Title>orporate governance, corporate entrepreneurship, and firm performance:Evidence from the Rwandese manufacturing industry. </b:Title>
    <b:JournalName>C Global Business Review</b:JournalName>
    <b:Year>2018</b:Year>
    <b:Pages>1001-1016</b:Pages>
    <b:Volume>19</b:Volume>
    <b:Issue>4</b:Issue>
    <b:RefOrder>7</b:RefOrder>
  </b:Source>
  <b:Source>
    <b:Tag>Uda22</b:Tag>
    <b:SourceType>JournalArticle</b:SourceType>
    <b:Guid>{5424B48E-E054-4DF7-A399-3F38B8AA2AE8}</b:Guid>
    <b:Author>
      <b:Author>
        <b:NameList>
          <b:Person>
            <b:Last>Udayanga</b:Last>
            <b:First>G.</b:First>
            <b:Middle>A. I., &amp; Buddhika, H. J. R.</b:Middle>
          </b:Person>
        </b:NameList>
      </b:Author>
    </b:Author>
    <b:Title> Effect of corporate governance on financial performance of listed insurance firms in Sri Lanka</b:Title>
    <b:JournalName> Proceedings of International Conference on Business Management</b:JournalName>
    <b:Year>2022</b:Year>
    <b:Pages>1-16</b:Pages>
    <b:Volume>18</b:Volume>
    <b:RefOrder>8</b:RefOrder>
  </b:Source>
  <b:Source>
    <b:Tag>Sin</b:Tag>
    <b:SourceType>JournalArticle</b:SourceType>
    <b:Guid>{C334D55E-99FB-4EDC-9868-02E1AEDD10D2}</b:Guid>
    <b:Author>
      <b:Author>
        <b:NameList>
          <b:Person>
            <b:Last>Singh</b:Last>
            <b:First>R.</b:First>
          </b:Person>
        </b:NameList>
      </b:Author>
    </b:Author>
    <b:Title>Accountability in Corporate Governance and Its Impact on the Profitability of Insurance Firms</b:Title>
    <b:JournalName>International Journal of Business Ethics and Governance</b:JournalName>
    <b:Pages>67-79</b:Pages>
    <b:Volume>14</b:Volume>
    <b:Issue>2</b:Issue>
    <b:Year>2020</b:Year>
    <b:RefOrder>6</b:RefOrder>
  </b:Source>
  <b:Source>
    <b:Tag>Guo22</b:Tag>
    <b:SourceType>JournalArticle</b:SourceType>
    <b:Guid>{B764BCD6-B4D2-49F8-9CC4-BA9A15CB3A23}</b:Guid>
    <b:Author>
      <b:Author>
        <b:Corporate>Guo, L., &amp; Zhang, W.</b:Corporate>
      </b:Author>
    </b:Author>
    <b:Title>Corporate governance and financial performance of insurance firms in developing economies</b:Title>
    <b:JournalName>Journal of Corporate Finance</b:JournalName>
    <b:Year>2022</b:Year>
    <b:Pages>101-116</b:Pages>
    <b:Volume>72</b:Volume>
    <b:RefOrder>23</b:RefOrder>
  </b:Source>
  <b:Source>
    <b:Tag>Hil21</b:Tag>
    <b:SourceType>JournalArticle</b:SourceType>
    <b:Guid>{85F83F5C-9DBA-446A-B041-520BB1E59E4B}</b:Guid>
    <b:Author>
      <b:Author>
        <b:Corporate>Hill, C. W., &amp; Jones, G. R.</b:Corporate>
      </b:Author>
    </b:Author>
    <b:Title>Strategic management and corporate governance in the insurance industry</b:Title>
    <b:JournalName>Strategic Management Journal</b:JournalName>
    <b:Year>2021</b:Year>
    <b:Pages>782-804</b:Pages>
    <b:Volume> 42</b:Volume>
    <b:RefOrder>24</b:RefOrder>
  </b:Source>
  <b:Source>
    <b:Tag>Fam20</b:Tag>
    <b:SourceType>JournalArticle</b:SourceType>
    <b:Guid>{CA7CB366-A553-45DD-876E-85E0FBDF5AD7}</b:Guid>
    <b:Author>
      <b:Author>
        <b:Corporate>Fama, E. F., &amp; Jensen, M. C.</b:Corporate>
      </b:Author>
    </b:Author>
    <b:Title>Separation of ownership and control: Implications for the insurance industry</b:Title>
    <b:JournalName>Journal of Law and Economics</b:JournalName>
    <b:Year>2020</b:Year>
    <b:Pages>102-125</b:Pages>
    <b:Volume>63</b:Volume>
    <b:Issue>1</b:Issue>
    <b:RefOrder>25</b:RefOrder>
  </b:Source>
  <b:Source>
    <b:Tag>Mol21</b:Tag>
    <b:SourceType>JournalArticle</b:SourceType>
    <b:Guid>{50DFBBDD-AFF1-4ABE-80C6-1CE888FE8184}</b:Guid>
    <b:Author>
      <b:Author>
        <b:Corporate>Mollah, M., &amp; Lipy, N.</b:Corporate>
      </b:Author>
    </b:Author>
    <b:Title>Corporate governance and profitability of insurance companies in South Asia.</b:Title>
    <b:JournalName>Asian Journal of Business and Accounting</b:JournalName>
    <b:Year>2021</b:Year>
    <b:Pages>98-117</b:Pages>
    <b:Volume> 14</b:Volume>
    <b:Issue>2</b:Issue>
    <b:RefOrder>26</b:RefOrder>
  </b:Source>
  <b:Source>
    <b:Tag>Lau21</b:Tag>
    <b:SourceType>JournalArticle</b:SourceType>
    <b:Guid>{A6BD104C-8FBB-4652-A1D2-164BEECDA83B}</b:Guid>
    <b:Author>
      <b:Author>
        <b:Corporate>Laudon, K. C., &amp; Laudon, J. P.</b:Corporate>
      </b:Author>
    </b:Author>
    <b:Title>Management information systems</b:Title>
    <b:JournalName>Managing the digital firm</b:JournalName>
    <b:Year>2021</b:Year>
    <b:Volume>16th </b:Volume>
    <b:RefOrder>27</b:RefOrder>
  </b:Source>
  <b:Source>
    <b:Tag>Bau21</b:Tag>
    <b:SourceType>JournalArticle</b:SourceType>
    <b:Guid>{2966B826-FEC8-4B71-92A9-6E6F045ED4BC}</b:Guid>
    <b:Author>
      <b:Author>
        <b:Corporate>Bauer, M., Smith, L., &amp; Thompson, R.</b:Corporate>
      </b:Author>
    </b:Author>
    <b:Title>The role of corporate governance in modern organizations</b:Title>
    <b:JournalName>Business Press</b:JournalName>
    <b:Year>2021</b:Year>
    <b:RefOrder>28</b:RefOrder>
  </b:Source>
  <b:Source>
    <b:Tag>Fin21</b:Tag>
    <b:SourceType>JournalArticle</b:SourceType>
    <b:Guid>{468D77B7-F786-4F24-9DFF-722EAA84A7CF}</b:Guid>
    <b:Author>
      <b:Author>
        <b:Corporate>Finkelstein, S., &amp; Hambrick, D. C.</b:Corporate>
      </b:Author>
    </b:Author>
    <b:Title>Strategic leadership: Theory and research on executives, top management teams, and boards</b:Title>
    <b:JournalName>Oxford University Press</b:JournalName>
    <b:Year>2021</b:Year>
    <b:Volume>3rd ed</b:Volume>
    <b:RefOrder>29</b:RefOrder>
  </b:Source>
  <b:Source>
    <b:Tag>Piz22</b:Tag>
    <b:SourceType>JournalArticle</b:SourceType>
    <b:Guid>{97BB7C74-91CD-49D8-8DB1-AE22FA50976E}</b:Guid>
    <b:Author>
      <b:Author>
        <b:Corporate>Pizanti, I., &amp; Shenhav, S.</b:Corporate>
      </b:Author>
    </b:Author>
    <b:Title>Audit practices and corporate governance: Mitigating risks and ensuring transparency</b:Title>
    <b:JournalName>Corporate Finance and Accounting</b:JournalName>
    <b:Year>2022</b:Year>
    <b:Pages>204-221</b:Pages>
    <b:Volume> 45</b:Volume>
    <b:Issue>3</b:Issue>
    <b:RefOrder>30</b:RefOrder>
  </b:Source>
  <b:Source>
    <b:Tag>Par20</b:Tag>
    <b:SourceType>JournalArticle</b:SourceType>
    <b:Guid>{7F037301-E405-4297-B5B9-D90D287E8A58}</b:Guid>
    <b:Author>
      <b:Author>
        <b:Corporate>Parker, G., &amp; Barge, M.</b:Corporate>
      </b:Author>
    </b:Author>
    <b:Title>Corporate Governance and Profitability in the Insurance Sector: Enhancing Efficiency and Resource Management.</b:Title>
    <b:JournalName>International Journal of Corporate Governance</b:JournalName>
    <b:Year>2020</b:Year>
    <b:Pages>123-138</b:Pages>
    <b:Volume> 9</b:Volume>
    <b:Issue>3</b:Issue>
    <b:RefOrder>31</b:RefOrder>
  </b:Source>
  <b:Source>
    <b:Tag>Har21</b:Tag>
    <b:SourceType>JournalArticle</b:SourceType>
    <b:Guid>{FEA6128C-06B3-43B0-874B-338155B6CFEC}</b:Guid>
    <b:Author>
      <b:Author>
        <b:Corporate>Harris, S., &amp; Jones, T.</b:Corporate>
      </b:Author>
    </b:Author>
    <b:Title>Effective Resource Allocation and Risk Management in Insurance Companies: The Impact of Corporate Governance.</b:Title>
    <b:JournalName>Journal of Risk Management and Insurance</b:JournalName>
    <b:Year>2021</b:Year>
    <b:Pages>77-90</b:Pages>
    <b:Volume>12</b:Volume>
    <b:Issue>1</b:Issue>
    <b:RefOrder>32</b:RefOrder>
  </b:Source>
  <b:Source>
    <b:Tag>Ken19</b:Tag>
    <b:SourceType>JournalArticle</b:SourceType>
    <b:Guid>{4D5E8719-BC49-44AE-B3A4-9E590400A13E}</b:Guid>
    <b:Author>
      <b:Author>
        <b:Corporate>Kendall, M., &amp; White, P.</b:Corporate>
      </b:Author>
    </b:Author>
    <b:Title>Risk Management and Corporate Governance in the Insurance Sector: Enhancing Financial Stability</b:Title>
    <b:JournalName>International Journal of Insurance and Risk Management</b:JournalName>
    <b:Year>2019</b:Year>
    <b:Pages>88-102</b:Pages>
    <b:Volume>8</b:Volume>
    <b:Issue>4</b:Issue>
    <b:RefOrder>33</b:RefOrder>
  </b:Source>
  <b:Source>
    <b:Tag>Zho21</b:Tag>
    <b:SourceType>JournalArticle</b:SourceType>
    <b:Guid>{FC98DF9A-B051-423D-A3F4-4A5EFEBF5D2A}</b:Guid>
    <b:Author>
      <b:Author>
        <b:Corporate>Zhou, Y., &amp; Wang, X.</b:Corporate>
      </b:Author>
    </b:Author>
    <b:Title>The Role of Accountability in Corporate Governance: A Pathway to Enhancing Profitability in Insurance Companies</b:Title>
    <b:JournalName>Journal of Financial Management and Governance</b:JournalName>
    <b:Year>2021</b:Year>
    <b:Pages>44-58</b:Pages>
    <b:Volume>22</b:Volume>
    <b:Issue>1</b:Issue>
    <b:RefOrder>34</b:RefOrder>
  </b:Source>
  <b:Source>
    <b:Tag>Jia20</b:Tag>
    <b:SourceType>JournalArticle</b:SourceType>
    <b:Guid>{DA0A639E-47BA-42BB-BE07-75994F71F027}</b:Guid>
    <b:Author>
      <b:Author>
        <b:Corporate>Jiang, Y., &amp; Lee, S.</b:Corporate>
      </b:Author>
    </b:Author>
    <b:Title>Corporate Governance and Strategic Decision-Making in the Insurance Industry: The Role of the Board of Directors in Long-Term Profitability.</b:Title>
    <b:JournalName>Journal of Corporate Strategy</b:JournalName>
    <b:Year>2020</b:Year>
    <b:Pages>101-114</b:Pages>
    <b:Volume>15</b:Volume>
    <b:Issue>2</b:Issue>
    <b:RefOrder>35</b:RefOrder>
  </b:Source>
  <b:Source>
    <b:Tag>Har20</b:Tag>
    <b:SourceType>JournalArticle</b:SourceType>
    <b:Guid>{18974892-AAC7-4E1C-8D73-24E5D6BE6B44}</b:Guid>
    <b:Author>
      <b:Author>
        <b:Corporate>Harrison, T., &amp; Gill, M.</b:Corporate>
      </b:Author>
    </b:Author>
    <b:Title>The Impact of Corporate Social Responsibility on Profitability and Risk Management in Insurance Firms.</b:Title>
    <b:JournalName>International Journal of Corporate Social Responsibility</b:JournalName>
    <b:Year>2020</b:Year>
    <b:Pages>75-89</b:Pages>
    <b:Volume>9</b:Volume>
    <b:Issue>1</b:Issue>
    <b:RefOrder>36</b:RefOrder>
  </b:Source>
  <b:Source>
    <b:Tag>Kra21</b:Tag>
    <b:SourceType>JournalArticle</b:SourceType>
    <b:Guid>{EBC36BF9-D6E8-42FD-BB36-84C3193CECEB}</b:Guid>
    <b:Author>
      <b:Author>
        <b:Corporate>Krause, R. E., &amp; Lee, S.</b:Corporate>
      </b:Author>
    </b:Author>
    <b:Title>Agency theory and corporate governance: Insights from the insurance industry</b:Title>
    <b:JournalName>Journal of Corporate Governance</b:JournalName>
    <b:Year>2021</b:Year>
    <b:Pages>142-159</b:Pages>
    <b:Volume>16</b:Volume>
    <b:Issue>2</b:Issue>
    <b:RefOrder>37</b:RefOrder>
  </b:Source>
  <b:Source>
    <b:Tag>OCo22</b:Tag>
    <b:SourceType>JournalArticle</b:SourceType>
    <b:Guid>{4A5780E0-A54A-493B-A804-A5C084974D2B}</b:Guid>
    <b:Author>
      <b:Author>
        <b:Corporate>O’Connor, P., &amp; Keane, M.</b:Corporate>
      </b:Author>
    </b:Author>
    <b:Title>Stewardship theory and insurance profitability: A theoretical overview</b:Title>
    <b:JournalName>Journal of Risk and Governance</b:JournalName>
    <b:Year>2022</b:Year>
    <b:Pages>85-98</b:Pages>
    <b:Volume>7</b:Volume>
    <b:Issue>3</b:Issue>
    <b:RefOrder>38</b:RefOrder>
  </b:Source>
  <b:Source>
    <b:Tag>Joh21</b:Tag>
    <b:SourceType>JournalArticle</b:SourceType>
    <b:Guid>{5A5A515D-08F9-4A3B-BF41-760F4F0B9F1B}</b:Guid>
    <b:Author>
      <b:Author>
        <b:Corporate>Johnson, A., Smith, B., &amp; Lee, C.</b:Corporate>
      </b:Author>
    </b:Author>
    <b:Title>Corporate Governance and Resource Dependency in the Insurance Sector</b:Title>
    <b:JournalName>Journal of Financial Management</b:JournalName>
    <b:Year>2021</b:Year>
    <b:RefOrder>39</b:RefOrder>
  </b:Source>
  <b:Source>
    <b:Tag>Tah22</b:Tag>
    <b:SourceType>JournalArticle</b:SourceType>
    <b:Guid>{B425E223-AD7C-4CD6-A4BC-3471E5FE6E2E}</b:Guid>
    <b:Author>
      <b:Author>
        <b:NameList>
          <b:Person>
            <b:Last>Taherdoost</b:Last>
            <b:First>H.</b:First>
          </b:Person>
        </b:NameList>
      </b:Author>
    </b:Author>
    <b:Title>What is the best response scale for survey and questionnaire design</b:Title>
    <b:JournalName>Review of Management and Economics</b:JournalName>
    <b:Year>2022</b:Year>
    <b:Pages>1–10</b:Pages>
    <b:Volume>1</b:Volume>
    <b:Issue>3</b:Issue>
    <b:RefOrder>10</b:RefOrder>
  </b:Source>
  <b:Source>
    <b:Tag>Nge211</b:Tag>
    <b:SourceType>JournalArticle</b:SourceType>
    <b:Guid>{2FE55F9B-31C0-4C50-9AC1-A6E4B8E3B06D}</b:Guid>
    <b:Author>
      <b:Author>
        <b:NameList>
          <b:Person>
            <b:Last>Ngechu</b:Last>
          </b:Person>
        </b:NameList>
      </b:Author>
    </b:Author>
    <b:Title>data processing coding tabulation  </b:Title>
    <b:Year>2021</b:Year>
    <b:RefOrder>11</b:RefOrder>
  </b:Source>
  <b:Source>
    <b:Tag>Sal21</b:Tag>
    <b:SourceType>JournalArticle</b:SourceType>
    <b:Guid>{EC28F7B5-292F-4FE5-9F6E-F866070D2A09}</b:Guid>
    <b:Author>
      <b:Author>
        <b:NameList>
          <b:Person>
            <b:Last>Saldaña</b:Last>
            <b:First>J.</b:First>
          </b:Person>
        </b:NameList>
      </b:Author>
    </b:Author>
    <b:Title>The coding manual for qualitative researchers</b:Title>
    <b:JournalName>Sage</b:JournalName>
    <b:Year> 2021</b:Year>
    <b:Volume> 4th ed</b:Volume>
    <b:RefOrder>12</b:RefOrder>
  </b:Source>
  <b:Source>
    <b:Tag>Bow221</b:Tag>
    <b:SourceType>JournalArticle</b:SourceType>
    <b:Guid>{32514FA3-41C8-4431-B04C-5F9BF72EE861}</b:Guid>
    <b:Author>
      <b:Author>
        <b:NameList>
          <b:Person>
            <b:Last>Bowling</b:Last>
            <b:First>A.</b:First>
          </b:Person>
        </b:NameList>
      </b:Author>
    </b:Author>
    <b:Title>Research methods in healthInvestigating health and health services (5th ed.)</b:Title>
    <b:JournalName> Open</b:JournalName>
    <b:Year>2022</b:Year>
    <b:RefOrder>13</b:RefOrder>
  </b:Source>
  <b:Source>
    <b:Tag>Kan21</b:Tag>
    <b:SourceType>JournalArticle</b:SourceType>
    <b:Guid>{FBDF700E-9395-47E7-B473-439171E6ADB6}</b:Guid>
    <b:Author>
      <b:Author>
        <b:NameList>
          <b:Person>
            <b:Last>Kane</b:Last>
            <b:First>E.</b:First>
          </b:Person>
        </b:NameList>
      </b:Author>
    </b:Author>
    <b:Title>Doing your own research</b:Title>
    <b:JournalName>Marion Boyars</b:JournalName>
    <b:Year>2021</b:Year>
    <b:RefOrder>14</b:RefOrder>
  </b:Source>
  <b:Source>
    <b:Tag>Fie201</b:Tag>
    <b:SourceType>JournalArticle</b:SourceType>
    <b:Guid>{5AED819B-5CDD-4147-9E4E-16E756467432}</b:Guid>
    <b:Author>
      <b:Author>
        <b:NameList>
          <b:Person>
            <b:Last>Field</b:Last>
            <b:First>A.</b:First>
          </b:Person>
        </b:NameList>
      </b:Author>
    </b:Author>
    <b:Title>Discovering statistics using IBM SPSS Statistics (5th ed.)</b:Title>
    <b:JournalName>Sage</b:JournalName>
    <b:Year>2020</b:Year>
    <b:RefOrder>15</b:RefOrder>
  </b:Source>
  <b:Source>
    <b:Tag>Ism22</b:Tag>
    <b:SourceType>JournalArticle</b:SourceType>
    <b:Guid>{826EC856-4096-41B1-9CAC-E49DED5514FA}</b:Guid>
    <b:Title>The effect of corporate governance, dividend policy and informativeness of risk disclosure on the firm value</b:Title>
    <b:Year>2022</b:Year>
    <b:Author>
      <b:Author>
        <b:Corporate>Ismail, T. H., &amp; El-Deeb, M. S.</b:Corporate>
      </b:Author>
    </b:Author>
    <b:JournalName>Egyptian evidence. Afro-Asian Journal of Finance and Accounting</b:JournalName>
    <b:Pages>761-789</b:Pages>
    <b:Volume>12</b:Volume>
    <b:Issue>6</b:Issue>
    <b:RefOrder>40</b:RefOrder>
  </b:Source>
  <b:Source>
    <b:Tag>Nar20</b:Tag>
    <b:SourceType>JournalArticle</b:SourceType>
    <b:Guid>{B5389F6F-6E7D-42F3-9BCD-A47F8690D549}</b:Guid>
    <b:Author>
      <b:Author>
        <b:Corporate>Nariswari, T. N., &amp; Nugraha, N. M.</b:Corporate>
        <b:NameList>
          <b:Person>
            <b:Last>Nariswari</b:Last>
            <b:Middle>N.</b:Middle>
            <b:First>T.</b:First>
          </b:Person>
          <b:Person>
            <b:Last>Nugraha</b:Last>
            <b:Middle>M.</b:Middle>
            <b:First>N.</b:First>
          </b:Person>
        </b:NameList>
      </b:Author>
    </b:Author>
    <b:Title>Profit growth: Impact of net profit margin, gross profit margin and total assets turnover</b:Title>
    <b:JournalName>International Journal of Finance &amp; Banking Studies</b:JournalName>
    <b:Year>2020</b:Year>
    <b:Pages>87-96</b:Pages>
    <b:Volume>9</b:Volume>
    <b:Issue>4</b:Issue>
    <b:RefOrder>5</b:RefOrder>
  </b:Source>
</b:Sources>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47264C84-12C2-4D54-BEDD-0A93D8107CE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Pages>
  <Words>14292</Words>
  <Characters>81465</Characters>
  <Application>Microsoft Office Word</Application>
  <DocSecurity>0</DocSecurity>
  <Lines>678</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cococe</dc:creator>
  <cp:keywords/>
  <dc:description/>
  <cp:lastModifiedBy>Diane</cp:lastModifiedBy>
  <cp:revision>11</cp:revision>
  <dcterms:created xsi:type="dcterms:W3CDTF">2025-07-03T11:18:00Z</dcterms:created>
  <dcterms:modified xsi:type="dcterms:W3CDTF">2025-07-05T15:30:00Z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57436E8AC0F04D65B3B6597202290988</vt:lpwstr>
  </property>
</Properties>
</file>